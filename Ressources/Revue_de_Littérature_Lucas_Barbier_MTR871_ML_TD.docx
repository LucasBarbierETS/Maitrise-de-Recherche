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FD29F0" w14:textId="7A330ECE" w:rsidR="00833591" w:rsidRPr="00DE50E0" w:rsidRDefault="00DA70E4" w:rsidP="00E07642">
      <w:pPr>
        <w:spacing w:line="276" w:lineRule="auto"/>
        <w:jc w:val="center"/>
        <w:rPr>
          <w:rFonts w:ascii="Adobe Thai" w:hAnsi="Adobe Thai" w:cs="Adobe Thai"/>
          <w:b/>
          <w:bCs/>
          <w:sz w:val="36"/>
          <w:szCs w:val="36"/>
        </w:rPr>
      </w:pPr>
      <w:commentRangeStart w:id="1"/>
      <w:r w:rsidRPr="00DE50E0">
        <w:rPr>
          <w:rFonts w:ascii="Adobe Thai" w:hAnsi="Adobe Thai" w:cs="Adobe Thai"/>
          <w:b/>
          <w:bCs/>
          <w:sz w:val="36"/>
          <w:szCs w:val="36"/>
        </w:rPr>
        <w:t>Revue de littérature</w:t>
      </w:r>
      <w:commentRangeEnd w:id="1"/>
      <w:r w:rsidR="00831FEB">
        <w:rPr>
          <w:rStyle w:val="Marquedecommentaire"/>
        </w:rPr>
        <w:commentReference w:id="1"/>
      </w:r>
    </w:p>
    <w:p w14:paraId="072ACF9E" w14:textId="2FC7EF21" w:rsidR="00833591" w:rsidRPr="00DE50E0" w:rsidRDefault="00833591" w:rsidP="00E07642">
      <w:pPr>
        <w:spacing w:line="276" w:lineRule="auto"/>
        <w:rPr>
          <w:rFonts w:ascii="Adobe Thai" w:eastAsiaTheme="majorEastAsia" w:hAnsi="Adobe Thai" w:cs="Adobe Thai"/>
          <w:color w:val="2F5496" w:themeColor="accent1" w:themeShade="BF"/>
          <w:sz w:val="32"/>
          <w:szCs w:val="32"/>
        </w:rPr>
      </w:pPr>
      <w:r w:rsidRPr="00DE50E0">
        <w:rPr>
          <w:rFonts w:ascii="Adobe Thai" w:hAnsi="Adobe Thai" w:cs="Adobe Thai"/>
        </w:rPr>
        <w:br w:type="page"/>
      </w:r>
    </w:p>
    <w:p w14:paraId="51F0F561" w14:textId="283EAACA" w:rsidR="00833591" w:rsidRPr="00DE50E0" w:rsidRDefault="00833591">
      <w:pPr>
        <w:pStyle w:val="Titre1"/>
        <w:pPrChange w:id="2" w:author="Lopez, Maël" w:date="2023-12-22T07:43:00Z">
          <w:pPr>
            <w:pStyle w:val="Titre1"/>
            <w:spacing w:line="276" w:lineRule="auto"/>
          </w:pPr>
        </w:pPrChange>
      </w:pPr>
      <w:bookmarkStart w:id="3" w:name="_Toc153965110"/>
      <w:commentRangeStart w:id="4"/>
      <w:r w:rsidRPr="00DE50E0">
        <w:lastRenderedPageBreak/>
        <w:t>Introduction</w:t>
      </w:r>
      <w:bookmarkEnd w:id="3"/>
      <w:commentRangeEnd w:id="4"/>
      <w:r w:rsidR="00597D96">
        <w:rPr>
          <w:rStyle w:val="Marquedecommentaire"/>
          <w:rFonts w:asciiTheme="minorHAnsi" w:eastAsiaTheme="minorHAnsi" w:hAnsiTheme="minorHAnsi" w:cstheme="minorBidi"/>
          <w:color w:val="auto"/>
        </w:rPr>
        <w:commentReference w:id="4"/>
      </w:r>
    </w:p>
    <w:p w14:paraId="2402674D" w14:textId="7E697AEC" w:rsidR="00833591" w:rsidRPr="00DE50E0" w:rsidRDefault="00833591" w:rsidP="00E07642">
      <w:pPr>
        <w:spacing w:line="276" w:lineRule="auto"/>
        <w:jc w:val="both"/>
        <w:rPr>
          <w:rFonts w:ascii="Adobe Thai" w:hAnsi="Adobe Thai" w:cs="Adobe Thai"/>
          <w:highlight w:val="yellow"/>
        </w:rPr>
      </w:pPr>
    </w:p>
    <w:p w14:paraId="0B41BF61" w14:textId="5563207A" w:rsidR="00833591" w:rsidRPr="00DE50E0" w:rsidRDefault="00833591" w:rsidP="00E07642">
      <w:pPr>
        <w:spacing w:line="276" w:lineRule="auto"/>
        <w:jc w:val="both"/>
        <w:rPr>
          <w:rFonts w:ascii="Adobe Thai" w:hAnsi="Adobe Thai" w:cs="Adobe Thai"/>
        </w:rPr>
      </w:pPr>
      <w:commentRangeStart w:id="5"/>
      <w:r w:rsidRPr="00DE50E0">
        <w:rPr>
          <w:rFonts w:ascii="Adobe Thai" w:hAnsi="Adobe Thai" w:cs="Adobe Thai"/>
        </w:rPr>
        <w:t xml:space="preserve">L’exposition à des forts niveaux </w:t>
      </w:r>
      <w:commentRangeEnd w:id="5"/>
      <w:r w:rsidR="00C13782">
        <w:rPr>
          <w:rStyle w:val="Marquedecommentaire"/>
        </w:rPr>
        <w:commentReference w:id="5"/>
      </w:r>
      <w:r w:rsidRPr="00DE50E0">
        <w:rPr>
          <w:rFonts w:ascii="Adobe Thai" w:hAnsi="Adobe Thai" w:cs="Adobe Thai"/>
        </w:rPr>
        <w:t>de bruit peut avoir des effets néfastes sur la santé ou le bien-être des humains (stress, fatigue, détérioration des facultés auditive</w:t>
      </w:r>
      <w:r w:rsidR="00C277C5" w:rsidRPr="00DE50E0">
        <w:rPr>
          <w:rFonts w:ascii="Adobe Thai" w:hAnsi="Adobe Thai" w:cs="Adobe Thai"/>
        </w:rPr>
        <w:t>s, etc.</w:t>
      </w:r>
      <w:r w:rsidRPr="00DE50E0">
        <w:rPr>
          <w:rFonts w:ascii="Adobe Thai" w:hAnsi="Adobe Thai" w:cs="Adobe Thai"/>
        </w:rPr>
        <w:t xml:space="preserve">). Par ailleurs, </w:t>
      </w:r>
      <w:del w:id="6" w:author="Lopez, Maël" w:date="2023-12-22T05:48:00Z">
        <w:r w:rsidRPr="00DE50E0" w:rsidDel="009F7BD6">
          <w:rPr>
            <w:rFonts w:ascii="Adobe Thai" w:hAnsi="Adobe Thai" w:cs="Adobe Thai"/>
          </w:rPr>
          <w:delText xml:space="preserve">la psychoacoustique </w:delText>
        </w:r>
        <w:commentRangeStart w:id="7"/>
        <w:r w:rsidRPr="00DE50E0" w:rsidDel="009F7BD6">
          <w:rPr>
            <w:rFonts w:ascii="Adobe Thai" w:hAnsi="Adobe Thai" w:cs="Adobe Thai"/>
          </w:rPr>
          <w:delText xml:space="preserve">nous apprend que </w:delText>
        </w:r>
      </w:del>
      <w:commentRangeEnd w:id="7"/>
      <w:r w:rsidR="009F7BD6">
        <w:rPr>
          <w:rStyle w:val="Marquedecommentaire"/>
        </w:rPr>
        <w:commentReference w:id="7"/>
      </w:r>
      <w:r w:rsidRPr="00DE50E0">
        <w:rPr>
          <w:rFonts w:ascii="Adobe Thai" w:hAnsi="Adobe Thai" w:cs="Adobe Thai"/>
        </w:rPr>
        <w:t>l’oreille n’est pas également sensible à toutes les fréquences et que certaines composantes tonales sont particulièrement dérangeantes</w:t>
      </w:r>
      <w:del w:id="8" w:author="Lopez, Maël" w:date="2023-12-22T05:50:00Z">
        <w:r w:rsidRPr="00DE50E0" w:rsidDel="009F7BD6">
          <w:rPr>
            <w:rFonts w:ascii="Adobe Thai" w:hAnsi="Adobe Thai" w:cs="Adobe Thai"/>
          </w:rPr>
          <w:delText>, voire agaçantes</w:delText>
        </w:r>
      </w:del>
      <w:r w:rsidRPr="00DE50E0">
        <w:rPr>
          <w:rFonts w:ascii="Adobe Thai" w:hAnsi="Adobe Thai" w:cs="Adobe Thai"/>
        </w:rPr>
        <w:t xml:space="preserve"> pour l’humain. Pour ces raisons</w:t>
      </w:r>
      <w:ins w:id="9" w:author="Lopez, Maël" w:date="2023-12-22T05:50:00Z">
        <w:r w:rsidR="009F7BD6">
          <w:rPr>
            <w:rFonts w:ascii="Adobe Thai" w:hAnsi="Adobe Thai" w:cs="Adobe Thai"/>
          </w:rPr>
          <w:t xml:space="preserve"> dans des contextes industriels</w:t>
        </w:r>
      </w:ins>
      <w:r w:rsidRPr="00DE50E0">
        <w:rPr>
          <w:rFonts w:ascii="Adobe Thai" w:hAnsi="Adobe Thai" w:cs="Adobe Thai"/>
        </w:rPr>
        <w:t xml:space="preserve">, </w:t>
      </w:r>
      <w:proofErr w:type="gramStart"/>
      <w:r w:rsidR="00C277C5" w:rsidRPr="00DE50E0">
        <w:rPr>
          <w:rFonts w:ascii="Adobe Thai" w:hAnsi="Adobe Thai" w:cs="Adobe Thai"/>
        </w:rPr>
        <w:t>l’</w:t>
      </w:r>
      <w:proofErr w:type="spellStart"/>
      <w:r w:rsidR="00C277C5" w:rsidRPr="00DE50E0">
        <w:rPr>
          <w:rFonts w:ascii="Adobe Thai" w:hAnsi="Adobe Thai" w:cs="Adobe Thai"/>
        </w:rPr>
        <w:t>ingénieur.euse</w:t>
      </w:r>
      <w:proofErr w:type="spellEnd"/>
      <w:proofErr w:type="gramEnd"/>
      <w:r w:rsidRPr="00DE50E0">
        <w:rPr>
          <w:rFonts w:ascii="Adobe Thai" w:hAnsi="Adobe Thai" w:cs="Adobe Thai"/>
        </w:rPr>
        <w:t xml:space="preserve"> s’intéresse à réduire le bruit des machines pour qu’elles ne soient pas des nuisances.</w:t>
      </w:r>
    </w:p>
    <w:p w14:paraId="7457ADDF" w14:textId="57517CBE" w:rsidR="00833591" w:rsidRPr="00DE50E0" w:rsidDel="000766FB" w:rsidRDefault="00833591" w:rsidP="00E07642">
      <w:pPr>
        <w:spacing w:line="276" w:lineRule="auto"/>
        <w:jc w:val="both"/>
        <w:rPr>
          <w:del w:id="10" w:author="Lopez, Maël" w:date="2023-12-22T05:58:00Z"/>
          <w:rFonts w:ascii="Adobe Thai" w:hAnsi="Adobe Thai" w:cs="Adobe Thai"/>
        </w:rPr>
      </w:pPr>
      <w:r w:rsidRPr="00DE50E0">
        <w:rPr>
          <w:rFonts w:ascii="Adobe Thai" w:hAnsi="Adobe Thai" w:cs="Adobe Thai"/>
        </w:rPr>
        <w:t xml:space="preserve">Les rotors </w:t>
      </w:r>
      <w:proofErr w:type="gramStart"/>
      <w:r w:rsidRPr="00DE50E0">
        <w:rPr>
          <w:rFonts w:ascii="Adobe Thai" w:hAnsi="Adobe Thai" w:cs="Adobe Thai"/>
        </w:rPr>
        <w:t>arrière</w:t>
      </w:r>
      <w:ins w:id="11" w:author="Dupont, Thomas" w:date="2024-01-05T15:07:00Z">
        <w:r w:rsidR="00C13782">
          <w:rPr>
            <w:rFonts w:ascii="Adobe Thai" w:hAnsi="Adobe Thai" w:cs="Adobe Thai"/>
          </w:rPr>
          <w:t>s</w:t>
        </w:r>
      </w:ins>
      <w:proofErr w:type="gramEnd"/>
      <w:r w:rsidRPr="00DE50E0">
        <w:rPr>
          <w:rFonts w:ascii="Adobe Thai" w:hAnsi="Adobe Thai" w:cs="Adobe Thai"/>
        </w:rPr>
        <w:t xml:space="preserve"> d’hélicoptères sont, parmi d’autres, l’un de ces dispositifs bruyants </w:t>
      </w:r>
      <w:commentRangeStart w:id="12"/>
      <w:r w:rsidRPr="00DE50E0">
        <w:rPr>
          <w:rFonts w:ascii="Adobe Thai" w:hAnsi="Adobe Thai" w:cs="Adobe Thai"/>
        </w:rPr>
        <w:t xml:space="preserve">qu’il s’agit de </w:t>
      </w:r>
      <w:commentRangeEnd w:id="12"/>
      <w:r w:rsidR="009F7BD6">
        <w:rPr>
          <w:rStyle w:val="Marquedecommentaire"/>
        </w:rPr>
        <w:commentReference w:id="12"/>
      </w:r>
      <w:r w:rsidRPr="00DE50E0">
        <w:rPr>
          <w:rFonts w:ascii="Adobe Thai" w:hAnsi="Adobe Thai" w:cs="Adobe Thai"/>
        </w:rPr>
        <w:t xml:space="preserve">traiter acoustiquement pour éviter </w:t>
      </w:r>
      <w:commentRangeStart w:id="13"/>
      <w:r w:rsidRPr="00DE50E0">
        <w:rPr>
          <w:rFonts w:ascii="Adobe Thai" w:hAnsi="Adobe Thai" w:cs="Adobe Thai"/>
        </w:rPr>
        <w:t xml:space="preserve">la gêne </w:t>
      </w:r>
      <w:commentRangeEnd w:id="13"/>
      <w:r w:rsidR="00C13782">
        <w:rPr>
          <w:rStyle w:val="Marquedecommentaire"/>
        </w:rPr>
        <w:commentReference w:id="13"/>
      </w:r>
      <w:r w:rsidRPr="00DE50E0">
        <w:rPr>
          <w:rFonts w:ascii="Adobe Thai" w:hAnsi="Adobe Thai" w:cs="Adobe Thai"/>
        </w:rPr>
        <w:t>que peut occasionner l’aéronef au cours de ses différentes phases de vol.</w:t>
      </w:r>
    </w:p>
    <w:p w14:paraId="62B648B5" w14:textId="77777777" w:rsidR="00833591" w:rsidRPr="00DE50E0" w:rsidRDefault="00833591" w:rsidP="00E07642">
      <w:pPr>
        <w:spacing w:line="276" w:lineRule="auto"/>
        <w:jc w:val="both"/>
        <w:rPr>
          <w:rFonts w:ascii="Adobe Thai" w:hAnsi="Adobe Thai" w:cs="Adobe Thai"/>
        </w:rPr>
      </w:pPr>
      <w:commentRangeStart w:id="14"/>
      <w:r w:rsidRPr="00DE50E0">
        <w:rPr>
          <w:rFonts w:ascii="Adobe Thai" w:hAnsi="Adobe Thai" w:cs="Adobe Thai"/>
        </w:rPr>
        <w:t xml:space="preserve"> Depuis le début des années 2000, de nouvelles normes à propos du bruit environnemental ont été progressivement imposées aux constructeurs d’hélicoptères et </w:t>
      </w:r>
      <w:commentRangeStart w:id="15"/>
      <w:r w:rsidRPr="009F7BD6">
        <w:rPr>
          <w:rFonts w:ascii="Adobe Thai" w:hAnsi="Adobe Thai" w:cs="Adobe Thai"/>
          <w:u w:val="single"/>
          <w:rPrChange w:id="16" w:author="Lopez, Maël" w:date="2023-12-22T05:52:00Z">
            <w:rPr>
              <w:rFonts w:ascii="Adobe Thai" w:hAnsi="Adobe Thai" w:cs="Adobe Thai"/>
            </w:rPr>
          </w:rPrChange>
        </w:rPr>
        <w:t>on</w:t>
      </w:r>
      <w:r w:rsidRPr="00DE50E0">
        <w:rPr>
          <w:rFonts w:ascii="Adobe Thai" w:hAnsi="Adobe Thai" w:cs="Adobe Thai"/>
        </w:rPr>
        <w:t xml:space="preserve"> </w:t>
      </w:r>
      <w:commentRangeEnd w:id="15"/>
      <w:r w:rsidR="009F7BD6">
        <w:rPr>
          <w:rStyle w:val="Marquedecommentaire"/>
        </w:rPr>
        <w:commentReference w:id="15"/>
      </w:r>
      <w:r w:rsidRPr="00DE50E0">
        <w:rPr>
          <w:rFonts w:ascii="Adobe Thai" w:hAnsi="Adobe Thai" w:cs="Adobe Thai"/>
        </w:rPr>
        <w:t>constate une diminution relativement constante du bruit d’émission des hélicoptères depuis plusieurs décennies</w:t>
      </w:r>
      <w:r w:rsidRPr="00DE50E0">
        <w:rPr>
          <w:rStyle w:val="Appeldenotedefin"/>
          <w:rFonts w:ascii="Adobe Thai" w:hAnsi="Adobe Thai" w:cs="Adobe Thai"/>
        </w:rPr>
        <w:endnoteReference w:id="1"/>
      </w:r>
      <w:r w:rsidRPr="00DE50E0">
        <w:rPr>
          <w:rFonts w:ascii="Adobe Thai" w:hAnsi="Adobe Thai" w:cs="Adobe Thai"/>
        </w:rPr>
        <w:t>.</w:t>
      </w:r>
      <w:commentRangeEnd w:id="14"/>
      <w:r w:rsidR="009F7BD6">
        <w:rPr>
          <w:rStyle w:val="Marquedecommentaire"/>
        </w:rPr>
        <w:commentReference w:id="14"/>
      </w:r>
    </w:p>
    <w:p w14:paraId="06103BF9" w14:textId="73233363" w:rsidR="005F2EE3" w:rsidRPr="00DE50E0" w:rsidRDefault="00833591" w:rsidP="00E07642">
      <w:pPr>
        <w:spacing w:line="276" w:lineRule="auto"/>
        <w:jc w:val="both"/>
        <w:rPr>
          <w:rFonts w:ascii="Adobe Thai" w:hAnsi="Adobe Thai" w:cs="Adobe Thai"/>
        </w:rPr>
      </w:pPr>
      <w:r w:rsidRPr="00DE50E0">
        <w:rPr>
          <w:rFonts w:ascii="Adobe Thai" w:hAnsi="Adobe Thai" w:cs="Adobe Thai"/>
        </w:rPr>
        <w:t xml:space="preserve">Cette revue de littérature a pour </w:t>
      </w:r>
      <w:commentRangeStart w:id="21"/>
      <w:r w:rsidRPr="00DE50E0">
        <w:rPr>
          <w:rFonts w:ascii="Adobe Thai" w:hAnsi="Adobe Thai" w:cs="Adobe Thai"/>
        </w:rPr>
        <w:t xml:space="preserve">but de comprendre comment </w:t>
      </w:r>
      <w:commentRangeEnd w:id="21"/>
      <w:r w:rsidR="00C13782">
        <w:rPr>
          <w:rStyle w:val="Marquedecommentaire"/>
        </w:rPr>
        <w:commentReference w:id="21"/>
      </w:r>
      <w:r w:rsidRPr="00DE50E0">
        <w:rPr>
          <w:rFonts w:ascii="Adobe Thai" w:hAnsi="Adobe Thai" w:cs="Adobe Thai"/>
        </w:rPr>
        <w:t xml:space="preserve">les </w:t>
      </w:r>
      <w:proofErr w:type="spellStart"/>
      <w:proofErr w:type="gramStart"/>
      <w:r w:rsidRPr="00DE50E0">
        <w:rPr>
          <w:rFonts w:ascii="Adobe Thai" w:hAnsi="Adobe Thai" w:cs="Adobe Thai"/>
        </w:rPr>
        <w:t>ingénie</w:t>
      </w:r>
      <w:r w:rsidR="005923F5" w:rsidRPr="00DE50E0">
        <w:rPr>
          <w:rFonts w:ascii="Adobe Thai" w:hAnsi="Adobe Thai" w:cs="Adobe Thai"/>
        </w:rPr>
        <w:t>ur.</w:t>
      </w:r>
      <w:r w:rsidR="00FC67A7" w:rsidRPr="00DE50E0">
        <w:rPr>
          <w:rFonts w:ascii="Adobe Thai" w:hAnsi="Adobe Thai" w:cs="Adobe Thai"/>
        </w:rPr>
        <w:t>eus</w:t>
      </w:r>
      <w:r w:rsidRPr="00DE50E0">
        <w:rPr>
          <w:rFonts w:ascii="Adobe Thai" w:hAnsi="Adobe Thai" w:cs="Adobe Thai"/>
        </w:rPr>
        <w:t>e</w:t>
      </w:r>
      <w:proofErr w:type="gramEnd"/>
      <w:r w:rsidRPr="00DE50E0">
        <w:rPr>
          <w:rFonts w:ascii="Adobe Thai" w:hAnsi="Adobe Thai" w:cs="Adobe Thai"/>
        </w:rPr>
        <w:t>.s</w:t>
      </w:r>
      <w:proofErr w:type="spellEnd"/>
      <w:r w:rsidRPr="00DE50E0">
        <w:rPr>
          <w:rFonts w:ascii="Adobe Thai" w:hAnsi="Adobe Thai" w:cs="Adobe Thai"/>
        </w:rPr>
        <w:t xml:space="preserve"> ont jusqu’à présent </w:t>
      </w:r>
      <w:commentRangeStart w:id="22"/>
      <w:r w:rsidRPr="00DE50E0">
        <w:rPr>
          <w:rFonts w:ascii="Adobe Thai" w:hAnsi="Adobe Thai" w:cs="Adobe Thai"/>
        </w:rPr>
        <w:t>traité cette problématique</w:t>
      </w:r>
      <w:commentRangeEnd w:id="22"/>
      <w:r w:rsidR="009F7BD6">
        <w:rPr>
          <w:rStyle w:val="Marquedecommentaire"/>
        </w:rPr>
        <w:commentReference w:id="22"/>
      </w:r>
      <w:r w:rsidRPr="00DE50E0">
        <w:rPr>
          <w:rFonts w:ascii="Adobe Thai" w:hAnsi="Adobe Thai" w:cs="Adobe Thai"/>
        </w:rPr>
        <w:t xml:space="preserve">, tant sur le plan technique que théorique, pour parvenir à réduire le bruit sur les rotors arrière. La </w:t>
      </w:r>
      <w:commentRangeStart w:id="23"/>
      <w:r w:rsidRPr="00DE50E0">
        <w:rPr>
          <w:rFonts w:ascii="Adobe Thai" w:hAnsi="Adobe Thai" w:cs="Adobe Thai"/>
        </w:rPr>
        <w:t xml:space="preserve">nouveauté apportée par le carénage du rotor </w:t>
      </w:r>
      <w:commentRangeEnd w:id="23"/>
      <w:r w:rsidR="00C13782">
        <w:rPr>
          <w:rStyle w:val="Marquedecommentaire"/>
        </w:rPr>
        <w:commentReference w:id="23"/>
      </w:r>
      <w:r w:rsidRPr="000766FB">
        <w:rPr>
          <w:rFonts w:ascii="Adobe Thai" w:hAnsi="Adobe Thai" w:cs="Adobe Thai"/>
          <w:u w:val="single"/>
          <w:rPrChange w:id="24" w:author="Lopez, Maël" w:date="2023-12-22T05:58:00Z">
            <w:rPr>
              <w:rFonts w:ascii="Adobe Thai" w:hAnsi="Adobe Thai" w:cs="Adobe Thai"/>
            </w:rPr>
          </w:rPrChange>
        </w:rPr>
        <w:t>nous</w:t>
      </w:r>
      <w:r w:rsidRPr="00DE50E0">
        <w:rPr>
          <w:rFonts w:ascii="Adobe Thai" w:hAnsi="Adobe Thai" w:cs="Adobe Thai"/>
        </w:rPr>
        <w:t xml:space="preserve"> pousse à chercher comment adapter les solutions existantes à une configuration nouvelle.</w:t>
      </w:r>
    </w:p>
    <w:p w14:paraId="6853D51A" w14:textId="06B5BE22" w:rsidR="00833591" w:rsidRPr="00DE50E0" w:rsidRDefault="005F2EE3" w:rsidP="00E07642">
      <w:pPr>
        <w:spacing w:line="276" w:lineRule="auto"/>
        <w:rPr>
          <w:rFonts w:ascii="Adobe Thai" w:hAnsi="Adobe Thai" w:cs="Adobe Thai"/>
        </w:rPr>
      </w:pPr>
      <w:r w:rsidRPr="00DE50E0">
        <w:rPr>
          <w:rFonts w:ascii="Adobe Thai" w:hAnsi="Adobe Thai" w:cs="Adobe Thai"/>
        </w:rPr>
        <w:br w:type="page"/>
      </w:r>
    </w:p>
    <w:sdt>
      <w:sdtPr>
        <w:rPr>
          <w:rFonts w:ascii="Adobe Thai" w:eastAsiaTheme="minorHAnsi" w:hAnsi="Adobe Thai" w:cs="Adobe Thai"/>
          <w:b w:val="0"/>
          <w:color w:val="auto"/>
          <w:kern w:val="2"/>
          <w:sz w:val="22"/>
          <w:szCs w:val="22"/>
          <w:lang w:eastAsia="en-US"/>
          <w14:ligatures w14:val="standardContextual"/>
        </w:rPr>
        <w:id w:val="309988775"/>
        <w:docPartObj>
          <w:docPartGallery w:val="Table of Contents"/>
          <w:docPartUnique/>
        </w:docPartObj>
      </w:sdtPr>
      <w:sdtEndPr>
        <w:rPr>
          <w:bCs/>
        </w:rPr>
      </w:sdtEndPr>
      <w:sdtContent>
        <w:commentRangeStart w:id="25" w:displacedByCustomXml="prev"/>
        <w:commentRangeStart w:id="26" w:displacedByCustomXml="prev"/>
        <w:p w14:paraId="055BFDD2" w14:textId="5C5D69EE" w:rsidR="005F2EE3" w:rsidRPr="00DE50E0" w:rsidRDefault="005F2EE3" w:rsidP="00E07642">
          <w:pPr>
            <w:pStyle w:val="En-ttedetabledesmatires"/>
            <w:spacing w:line="276" w:lineRule="auto"/>
            <w:rPr>
              <w:rFonts w:ascii="Adobe Thai" w:hAnsi="Adobe Thai" w:cs="Adobe Thai"/>
            </w:rPr>
          </w:pPr>
          <w:r w:rsidRPr="00DE50E0">
            <w:rPr>
              <w:rFonts w:ascii="Adobe Thai" w:hAnsi="Adobe Thai" w:cs="Adobe Thai"/>
            </w:rPr>
            <w:t>Table des matières</w:t>
          </w:r>
          <w:commentRangeEnd w:id="26"/>
          <w:r w:rsidR="000766FB">
            <w:rPr>
              <w:rStyle w:val="Marquedecommentaire"/>
              <w:rFonts w:asciiTheme="minorHAnsi" w:eastAsiaTheme="minorHAnsi" w:hAnsiTheme="minorHAnsi" w:cstheme="minorBidi"/>
              <w:color w:val="auto"/>
              <w:kern w:val="2"/>
              <w:lang w:eastAsia="en-US"/>
              <w14:ligatures w14:val="standardContextual"/>
            </w:rPr>
            <w:commentReference w:id="26"/>
          </w:r>
          <w:commentRangeEnd w:id="25"/>
          <w:r w:rsidR="006E697E">
            <w:rPr>
              <w:rStyle w:val="Marquedecommentaire"/>
              <w:rFonts w:asciiTheme="minorHAnsi" w:eastAsiaTheme="minorHAnsi" w:hAnsiTheme="minorHAnsi" w:cstheme="minorBidi"/>
              <w:color w:val="auto"/>
              <w:kern w:val="2"/>
              <w:lang w:eastAsia="en-US"/>
              <w14:ligatures w14:val="standardContextual"/>
            </w:rPr>
            <w:commentReference w:id="25"/>
          </w:r>
        </w:p>
        <w:p w14:paraId="3176B109" w14:textId="77777777" w:rsidR="005F2EE3" w:rsidRPr="00DE50E0" w:rsidRDefault="005F2EE3" w:rsidP="00E07642">
          <w:pPr>
            <w:spacing w:line="276" w:lineRule="auto"/>
            <w:rPr>
              <w:rFonts w:ascii="Adobe Thai" w:hAnsi="Adobe Thai" w:cs="Adobe Thai"/>
              <w:lang w:eastAsia="fr-FR"/>
            </w:rPr>
          </w:pPr>
        </w:p>
        <w:p w14:paraId="0D7088F7" w14:textId="2D12E46A" w:rsidR="005F2EE3" w:rsidRPr="00DE50E0" w:rsidDel="00C13782" w:rsidRDefault="005F2EE3" w:rsidP="00E07642">
          <w:pPr>
            <w:spacing w:line="276" w:lineRule="auto"/>
            <w:rPr>
              <w:del w:id="27" w:author="Dupont, Thomas" w:date="2024-01-05T15:13:00Z"/>
              <w:rFonts w:ascii="Adobe Thai" w:hAnsi="Adobe Thai" w:cs="Adobe Thai"/>
              <w:lang w:eastAsia="fr-FR"/>
            </w:rPr>
          </w:pPr>
        </w:p>
        <w:commentRangeStart w:id="28"/>
        <w:p w14:paraId="426D8F8C" w14:textId="3013EB4E" w:rsidR="005F2EE3" w:rsidRPr="00DE50E0" w:rsidRDefault="005F2EE3" w:rsidP="00E07642">
          <w:pPr>
            <w:pStyle w:val="TM1"/>
            <w:tabs>
              <w:tab w:val="right" w:leader="dot" w:pos="9062"/>
            </w:tabs>
            <w:spacing w:line="276" w:lineRule="auto"/>
            <w:rPr>
              <w:rFonts w:ascii="Adobe Thai" w:hAnsi="Adobe Thai" w:cs="Adobe Thai"/>
              <w:noProof/>
              <w:kern w:val="2"/>
              <w:sz w:val="20"/>
              <w:szCs w:val="20"/>
              <w14:ligatures w14:val="standardContextual"/>
            </w:rPr>
          </w:pPr>
          <w:r w:rsidRPr="00DE50E0">
            <w:rPr>
              <w:rFonts w:ascii="Adobe Thai" w:hAnsi="Adobe Thai" w:cs="Adobe Thai"/>
            </w:rPr>
            <w:fldChar w:fldCharType="begin"/>
          </w:r>
          <w:r w:rsidRPr="00DE50E0">
            <w:rPr>
              <w:rFonts w:ascii="Adobe Thai" w:hAnsi="Adobe Thai" w:cs="Adobe Thai"/>
            </w:rPr>
            <w:instrText xml:space="preserve"> TOC \o "1-3" \h \z \u </w:instrText>
          </w:r>
          <w:r w:rsidRPr="00DE50E0">
            <w:rPr>
              <w:rFonts w:ascii="Adobe Thai" w:hAnsi="Adobe Thai" w:cs="Adobe Thai"/>
            </w:rPr>
            <w:fldChar w:fldCharType="separate"/>
          </w:r>
          <w:hyperlink w:anchor="_Toc153965110" w:history="1">
            <w:r w:rsidRPr="00DE50E0">
              <w:rPr>
                <w:rStyle w:val="Lienhypertexte"/>
                <w:rFonts w:ascii="Adobe Thai" w:hAnsi="Adobe Thai" w:cs="Adobe Thai"/>
                <w:noProof/>
                <w:sz w:val="20"/>
                <w:szCs w:val="20"/>
              </w:rPr>
              <w:t>Introduction</w:t>
            </w:r>
            <w:r w:rsidRPr="00DE50E0">
              <w:rPr>
                <w:rFonts w:ascii="Adobe Thai" w:hAnsi="Adobe Thai" w:cs="Adobe Thai"/>
                <w:noProof/>
                <w:webHidden/>
                <w:sz w:val="20"/>
                <w:szCs w:val="20"/>
              </w:rPr>
              <w:tab/>
            </w:r>
            <w:r w:rsidRPr="00DE50E0">
              <w:rPr>
                <w:rFonts w:ascii="Adobe Thai" w:hAnsi="Adobe Thai" w:cs="Adobe Thai"/>
                <w:noProof/>
                <w:webHidden/>
                <w:sz w:val="20"/>
                <w:szCs w:val="20"/>
              </w:rPr>
              <w:fldChar w:fldCharType="begin"/>
            </w:r>
            <w:r w:rsidRPr="00DE50E0">
              <w:rPr>
                <w:rFonts w:ascii="Adobe Thai" w:hAnsi="Adobe Thai" w:cs="Adobe Thai"/>
                <w:noProof/>
                <w:webHidden/>
                <w:sz w:val="20"/>
                <w:szCs w:val="20"/>
              </w:rPr>
              <w:instrText xml:space="preserve"> PAGEREF _Toc153965110 \h </w:instrText>
            </w:r>
            <w:r w:rsidRPr="00DE50E0">
              <w:rPr>
                <w:rFonts w:ascii="Adobe Thai" w:hAnsi="Adobe Thai" w:cs="Adobe Thai"/>
                <w:noProof/>
                <w:webHidden/>
                <w:sz w:val="20"/>
                <w:szCs w:val="20"/>
              </w:rPr>
            </w:r>
            <w:r w:rsidRPr="00DE50E0">
              <w:rPr>
                <w:rFonts w:ascii="Adobe Thai" w:hAnsi="Adobe Thai" w:cs="Adobe Thai"/>
                <w:noProof/>
                <w:webHidden/>
                <w:sz w:val="20"/>
                <w:szCs w:val="20"/>
              </w:rPr>
              <w:fldChar w:fldCharType="separate"/>
            </w:r>
            <w:r w:rsidRPr="00DE50E0">
              <w:rPr>
                <w:rFonts w:ascii="Adobe Thai" w:hAnsi="Adobe Thai" w:cs="Adobe Thai"/>
                <w:noProof/>
                <w:webHidden/>
                <w:sz w:val="20"/>
                <w:szCs w:val="20"/>
              </w:rPr>
              <w:t>2</w:t>
            </w:r>
            <w:r w:rsidRPr="00DE50E0">
              <w:rPr>
                <w:rFonts w:ascii="Adobe Thai" w:hAnsi="Adobe Thai" w:cs="Adobe Thai"/>
                <w:noProof/>
                <w:webHidden/>
                <w:sz w:val="20"/>
                <w:szCs w:val="20"/>
              </w:rPr>
              <w:fldChar w:fldCharType="end"/>
            </w:r>
          </w:hyperlink>
        </w:p>
        <w:p w14:paraId="0028BE56" w14:textId="0D10ECD5" w:rsidR="005F2EE3" w:rsidRPr="00DE50E0" w:rsidRDefault="005F2EE3" w:rsidP="00E07642">
          <w:pPr>
            <w:pStyle w:val="TM1"/>
            <w:tabs>
              <w:tab w:val="right" w:leader="dot" w:pos="9062"/>
            </w:tabs>
            <w:spacing w:line="276" w:lineRule="auto"/>
            <w:rPr>
              <w:rFonts w:ascii="Adobe Thai" w:hAnsi="Adobe Thai" w:cs="Adobe Thai"/>
              <w:noProof/>
              <w:kern w:val="2"/>
              <w:sz w:val="20"/>
              <w:szCs w:val="20"/>
              <w14:ligatures w14:val="standardContextual"/>
            </w:rPr>
          </w:pPr>
          <w:hyperlink w:anchor="_Toc153965111" w:history="1">
            <w:r w:rsidRPr="00DE50E0">
              <w:rPr>
                <w:rStyle w:val="Lienhypertexte"/>
                <w:rFonts w:ascii="Adobe Thai" w:hAnsi="Adobe Thai" w:cs="Adobe Thai"/>
                <w:noProof/>
                <w:sz w:val="20"/>
                <w:szCs w:val="20"/>
              </w:rPr>
              <w:t>État de l’art de la réduction de bruit pour les rotors de queue</w:t>
            </w:r>
            <w:r w:rsidRPr="00DE50E0">
              <w:rPr>
                <w:rFonts w:ascii="Adobe Thai" w:hAnsi="Adobe Thai" w:cs="Adobe Thai"/>
                <w:noProof/>
                <w:webHidden/>
                <w:sz w:val="20"/>
                <w:szCs w:val="20"/>
              </w:rPr>
              <w:tab/>
            </w:r>
            <w:r w:rsidRPr="00DE50E0">
              <w:rPr>
                <w:rFonts w:ascii="Adobe Thai" w:hAnsi="Adobe Thai" w:cs="Adobe Thai"/>
                <w:noProof/>
                <w:webHidden/>
                <w:sz w:val="20"/>
                <w:szCs w:val="20"/>
              </w:rPr>
              <w:fldChar w:fldCharType="begin"/>
            </w:r>
            <w:r w:rsidRPr="00DE50E0">
              <w:rPr>
                <w:rFonts w:ascii="Adobe Thai" w:hAnsi="Adobe Thai" w:cs="Adobe Thai"/>
                <w:noProof/>
                <w:webHidden/>
                <w:sz w:val="20"/>
                <w:szCs w:val="20"/>
              </w:rPr>
              <w:instrText xml:space="preserve"> PAGEREF _Toc153965111 \h </w:instrText>
            </w:r>
            <w:r w:rsidRPr="00DE50E0">
              <w:rPr>
                <w:rFonts w:ascii="Adobe Thai" w:hAnsi="Adobe Thai" w:cs="Adobe Thai"/>
                <w:noProof/>
                <w:webHidden/>
                <w:sz w:val="20"/>
                <w:szCs w:val="20"/>
              </w:rPr>
            </w:r>
            <w:r w:rsidRPr="00DE50E0">
              <w:rPr>
                <w:rFonts w:ascii="Adobe Thai" w:hAnsi="Adobe Thai" w:cs="Adobe Thai"/>
                <w:noProof/>
                <w:webHidden/>
                <w:sz w:val="20"/>
                <w:szCs w:val="20"/>
              </w:rPr>
              <w:fldChar w:fldCharType="separate"/>
            </w:r>
            <w:r w:rsidRPr="00DE50E0">
              <w:rPr>
                <w:rFonts w:ascii="Adobe Thai" w:hAnsi="Adobe Thai" w:cs="Adobe Thai"/>
                <w:noProof/>
                <w:webHidden/>
                <w:sz w:val="20"/>
                <w:szCs w:val="20"/>
              </w:rPr>
              <w:t>4</w:t>
            </w:r>
            <w:r w:rsidRPr="00DE50E0">
              <w:rPr>
                <w:rFonts w:ascii="Adobe Thai" w:hAnsi="Adobe Thai" w:cs="Adobe Thai"/>
                <w:noProof/>
                <w:webHidden/>
                <w:sz w:val="20"/>
                <w:szCs w:val="20"/>
              </w:rPr>
              <w:fldChar w:fldCharType="end"/>
            </w:r>
          </w:hyperlink>
        </w:p>
        <w:p w14:paraId="361A9FDE" w14:textId="7E6E99E8" w:rsidR="005F2EE3" w:rsidRPr="00DE50E0" w:rsidRDefault="005F2EE3" w:rsidP="00E07642">
          <w:pPr>
            <w:pStyle w:val="TM2"/>
            <w:spacing w:line="276" w:lineRule="auto"/>
            <w:rPr>
              <w:rFonts w:ascii="Adobe Thai" w:hAnsi="Adobe Thai" w:cs="Adobe Thai"/>
              <w:noProof/>
              <w:kern w:val="2"/>
              <w:sz w:val="20"/>
              <w:szCs w:val="20"/>
              <w14:ligatures w14:val="standardContextual"/>
            </w:rPr>
          </w:pPr>
          <w:hyperlink w:anchor="_Toc153965112" w:history="1">
            <w:r w:rsidRPr="00DE50E0">
              <w:rPr>
                <w:rStyle w:val="Lienhypertexte"/>
                <w:rFonts w:ascii="Adobe Thai" w:hAnsi="Adobe Thai" w:cs="Adobe Thai"/>
                <w:noProof/>
                <w:sz w:val="20"/>
                <w:szCs w:val="20"/>
              </w:rPr>
              <w:t>Rappels sur le bruit généré par un hélicoptère</w:t>
            </w:r>
            <w:r w:rsidRPr="00DE50E0">
              <w:rPr>
                <w:rFonts w:ascii="Adobe Thai" w:hAnsi="Adobe Thai" w:cs="Adobe Thai"/>
                <w:noProof/>
                <w:webHidden/>
                <w:sz w:val="20"/>
                <w:szCs w:val="20"/>
              </w:rPr>
              <w:tab/>
            </w:r>
            <w:r w:rsidRPr="00DE50E0">
              <w:rPr>
                <w:rFonts w:ascii="Adobe Thai" w:hAnsi="Adobe Thai" w:cs="Adobe Thai"/>
                <w:noProof/>
                <w:webHidden/>
                <w:sz w:val="20"/>
                <w:szCs w:val="20"/>
              </w:rPr>
              <w:fldChar w:fldCharType="begin"/>
            </w:r>
            <w:r w:rsidRPr="00DE50E0">
              <w:rPr>
                <w:rFonts w:ascii="Adobe Thai" w:hAnsi="Adobe Thai" w:cs="Adobe Thai"/>
                <w:noProof/>
                <w:webHidden/>
                <w:sz w:val="20"/>
                <w:szCs w:val="20"/>
              </w:rPr>
              <w:instrText xml:space="preserve"> PAGEREF _Toc153965112 \h </w:instrText>
            </w:r>
            <w:r w:rsidRPr="00DE50E0">
              <w:rPr>
                <w:rFonts w:ascii="Adobe Thai" w:hAnsi="Adobe Thai" w:cs="Adobe Thai"/>
                <w:noProof/>
                <w:webHidden/>
                <w:sz w:val="20"/>
                <w:szCs w:val="20"/>
              </w:rPr>
            </w:r>
            <w:r w:rsidRPr="00DE50E0">
              <w:rPr>
                <w:rFonts w:ascii="Adobe Thai" w:hAnsi="Adobe Thai" w:cs="Adobe Thai"/>
                <w:noProof/>
                <w:webHidden/>
                <w:sz w:val="20"/>
                <w:szCs w:val="20"/>
              </w:rPr>
              <w:fldChar w:fldCharType="separate"/>
            </w:r>
            <w:r w:rsidRPr="00DE50E0">
              <w:rPr>
                <w:rFonts w:ascii="Adobe Thai" w:hAnsi="Adobe Thai" w:cs="Adobe Thai"/>
                <w:noProof/>
                <w:webHidden/>
                <w:sz w:val="20"/>
                <w:szCs w:val="20"/>
              </w:rPr>
              <w:t>4</w:t>
            </w:r>
            <w:r w:rsidRPr="00DE50E0">
              <w:rPr>
                <w:rFonts w:ascii="Adobe Thai" w:hAnsi="Adobe Thai" w:cs="Adobe Thai"/>
                <w:noProof/>
                <w:webHidden/>
                <w:sz w:val="20"/>
                <w:szCs w:val="20"/>
              </w:rPr>
              <w:fldChar w:fldCharType="end"/>
            </w:r>
          </w:hyperlink>
        </w:p>
        <w:p w14:paraId="3673CB16" w14:textId="63D08A4D" w:rsidR="005F2EE3" w:rsidRPr="00DE50E0" w:rsidRDefault="005F2EE3" w:rsidP="00E07642">
          <w:pPr>
            <w:pStyle w:val="TM2"/>
            <w:spacing w:line="276" w:lineRule="auto"/>
            <w:rPr>
              <w:rFonts w:ascii="Adobe Thai" w:hAnsi="Adobe Thai" w:cs="Adobe Thai"/>
              <w:noProof/>
              <w:kern w:val="2"/>
              <w:sz w:val="20"/>
              <w:szCs w:val="20"/>
              <w14:ligatures w14:val="standardContextual"/>
            </w:rPr>
          </w:pPr>
          <w:hyperlink w:anchor="_Toc153965113" w:history="1">
            <w:r w:rsidRPr="00DE50E0">
              <w:rPr>
                <w:rStyle w:val="Lienhypertexte"/>
                <w:rFonts w:ascii="Adobe Thai" w:hAnsi="Adobe Thai" w:cs="Adobe Thai"/>
                <w:noProof/>
                <w:sz w:val="20"/>
                <w:szCs w:val="20"/>
              </w:rPr>
              <w:t>Une solution pour la réduction de bruit : le rotor Fenestron</w:t>
            </w:r>
            <w:r w:rsidRPr="00DE50E0">
              <w:rPr>
                <w:rFonts w:ascii="Adobe Thai" w:hAnsi="Adobe Thai" w:cs="Adobe Thai"/>
                <w:noProof/>
                <w:webHidden/>
                <w:sz w:val="20"/>
                <w:szCs w:val="20"/>
              </w:rPr>
              <w:tab/>
            </w:r>
            <w:r w:rsidRPr="00DE50E0">
              <w:rPr>
                <w:rFonts w:ascii="Adobe Thai" w:hAnsi="Adobe Thai" w:cs="Adobe Thai"/>
                <w:noProof/>
                <w:webHidden/>
                <w:sz w:val="20"/>
                <w:szCs w:val="20"/>
              </w:rPr>
              <w:fldChar w:fldCharType="begin"/>
            </w:r>
            <w:r w:rsidRPr="00DE50E0">
              <w:rPr>
                <w:rFonts w:ascii="Adobe Thai" w:hAnsi="Adobe Thai" w:cs="Adobe Thai"/>
                <w:noProof/>
                <w:webHidden/>
                <w:sz w:val="20"/>
                <w:szCs w:val="20"/>
              </w:rPr>
              <w:instrText xml:space="preserve"> PAGEREF _Toc153965113 \h </w:instrText>
            </w:r>
            <w:r w:rsidRPr="00DE50E0">
              <w:rPr>
                <w:rFonts w:ascii="Adobe Thai" w:hAnsi="Adobe Thai" w:cs="Adobe Thai"/>
                <w:noProof/>
                <w:webHidden/>
                <w:sz w:val="20"/>
                <w:szCs w:val="20"/>
              </w:rPr>
            </w:r>
            <w:r w:rsidRPr="00DE50E0">
              <w:rPr>
                <w:rFonts w:ascii="Adobe Thai" w:hAnsi="Adobe Thai" w:cs="Adobe Thai"/>
                <w:noProof/>
                <w:webHidden/>
                <w:sz w:val="20"/>
                <w:szCs w:val="20"/>
              </w:rPr>
              <w:fldChar w:fldCharType="separate"/>
            </w:r>
            <w:r w:rsidRPr="00DE50E0">
              <w:rPr>
                <w:rFonts w:ascii="Adobe Thai" w:hAnsi="Adobe Thai" w:cs="Adobe Thai"/>
                <w:noProof/>
                <w:webHidden/>
                <w:sz w:val="20"/>
                <w:szCs w:val="20"/>
              </w:rPr>
              <w:t>5</w:t>
            </w:r>
            <w:r w:rsidRPr="00DE50E0">
              <w:rPr>
                <w:rFonts w:ascii="Adobe Thai" w:hAnsi="Adobe Thai" w:cs="Adobe Thai"/>
                <w:noProof/>
                <w:webHidden/>
                <w:sz w:val="20"/>
                <w:szCs w:val="20"/>
              </w:rPr>
              <w:fldChar w:fldCharType="end"/>
            </w:r>
          </w:hyperlink>
        </w:p>
        <w:p w14:paraId="1342DF24" w14:textId="24641BA0" w:rsidR="005F2EE3" w:rsidRPr="00DE50E0" w:rsidRDefault="005F2EE3" w:rsidP="00E07642">
          <w:pPr>
            <w:pStyle w:val="TM3"/>
            <w:tabs>
              <w:tab w:val="right" w:leader="dot" w:pos="9062"/>
            </w:tabs>
            <w:spacing w:line="276" w:lineRule="auto"/>
            <w:rPr>
              <w:rFonts w:ascii="Adobe Thai" w:hAnsi="Adobe Thai" w:cs="Adobe Thai"/>
              <w:noProof/>
              <w:kern w:val="2"/>
              <w:sz w:val="20"/>
              <w:szCs w:val="20"/>
              <w14:ligatures w14:val="standardContextual"/>
            </w:rPr>
          </w:pPr>
          <w:hyperlink w:anchor="_Toc153965114" w:history="1">
            <w:r w:rsidRPr="00DE50E0">
              <w:rPr>
                <w:rStyle w:val="Lienhypertexte"/>
                <w:rFonts w:ascii="Adobe Thai" w:hAnsi="Adobe Thai" w:cs="Adobe Thai"/>
                <w:noProof/>
                <w:sz w:val="20"/>
                <w:szCs w:val="20"/>
              </w:rPr>
              <w:t>Modélisation numérique du bruit pour un rotor caréné</w:t>
            </w:r>
            <w:r w:rsidRPr="00DE50E0">
              <w:rPr>
                <w:rFonts w:ascii="Adobe Thai" w:hAnsi="Adobe Thai" w:cs="Adobe Thai"/>
                <w:noProof/>
                <w:webHidden/>
                <w:sz w:val="20"/>
                <w:szCs w:val="20"/>
              </w:rPr>
              <w:tab/>
            </w:r>
            <w:r w:rsidRPr="00DE50E0">
              <w:rPr>
                <w:rFonts w:ascii="Adobe Thai" w:hAnsi="Adobe Thai" w:cs="Adobe Thai"/>
                <w:noProof/>
                <w:webHidden/>
                <w:sz w:val="20"/>
                <w:szCs w:val="20"/>
              </w:rPr>
              <w:fldChar w:fldCharType="begin"/>
            </w:r>
            <w:r w:rsidRPr="00DE50E0">
              <w:rPr>
                <w:rFonts w:ascii="Adobe Thai" w:hAnsi="Adobe Thai" w:cs="Adobe Thai"/>
                <w:noProof/>
                <w:webHidden/>
                <w:sz w:val="20"/>
                <w:szCs w:val="20"/>
              </w:rPr>
              <w:instrText xml:space="preserve"> PAGEREF _Toc153965114 \h </w:instrText>
            </w:r>
            <w:r w:rsidRPr="00DE50E0">
              <w:rPr>
                <w:rFonts w:ascii="Adobe Thai" w:hAnsi="Adobe Thai" w:cs="Adobe Thai"/>
                <w:noProof/>
                <w:webHidden/>
                <w:sz w:val="20"/>
                <w:szCs w:val="20"/>
              </w:rPr>
            </w:r>
            <w:r w:rsidRPr="00DE50E0">
              <w:rPr>
                <w:rFonts w:ascii="Adobe Thai" w:hAnsi="Adobe Thai" w:cs="Adobe Thai"/>
                <w:noProof/>
                <w:webHidden/>
                <w:sz w:val="20"/>
                <w:szCs w:val="20"/>
              </w:rPr>
              <w:fldChar w:fldCharType="separate"/>
            </w:r>
            <w:r w:rsidRPr="00DE50E0">
              <w:rPr>
                <w:rFonts w:ascii="Adobe Thai" w:hAnsi="Adobe Thai" w:cs="Adobe Thai"/>
                <w:noProof/>
                <w:webHidden/>
                <w:sz w:val="20"/>
                <w:szCs w:val="20"/>
              </w:rPr>
              <w:t>7</w:t>
            </w:r>
            <w:r w:rsidRPr="00DE50E0">
              <w:rPr>
                <w:rFonts w:ascii="Adobe Thai" w:hAnsi="Adobe Thai" w:cs="Adobe Thai"/>
                <w:noProof/>
                <w:webHidden/>
                <w:sz w:val="20"/>
                <w:szCs w:val="20"/>
              </w:rPr>
              <w:fldChar w:fldCharType="end"/>
            </w:r>
          </w:hyperlink>
        </w:p>
        <w:p w14:paraId="07771AE2" w14:textId="6ADE46DE" w:rsidR="005F2EE3" w:rsidRPr="00DE50E0" w:rsidRDefault="005F2EE3" w:rsidP="00E07642">
          <w:pPr>
            <w:pStyle w:val="TM2"/>
            <w:spacing w:line="276" w:lineRule="auto"/>
            <w:rPr>
              <w:rFonts w:ascii="Adobe Thai" w:hAnsi="Adobe Thai" w:cs="Adobe Thai"/>
              <w:noProof/>
              <w:kern w:val="2"/>
              <w:sz w:val="20"/>
              <w:szCs w:val="20"/>
              <w14:ligatures w14:val="standardContextual"/>
            </w:rPr>
          </w:pPr>
          <w:hyperlink w:anchor="_Toc153965115" w:history="1">
            <w:r w:rsidRPr="00DE50E0">
              <w:rPr>
                <w:rStyle w:val="Lienhypertexte"/>
                <w:rFonts w:ascii="Adobe Thai" w:hAnsi="Adobe Thai" w:cs="Adobe Thai"/>
                <w:noProof/>
                <w:sz w:val="20"/>
                <w:szCs w:val="20"/>
              </w:rPr>
              <w:t>Un carénage avec traitement acoustique réactif pour le rotor Fenestron</w:t>
            </w:r>
            <w:r w:rsidRPr="00DE50E0">
              <w:rPr>
                <w:rFonts w:ascii="Adobe Thai" w:hAnsi="Adobe Thai" w:cs="Adobe Thai"/>
                <w:noProof/>
                <w:webHidden/>
                <w:sz w:val="20"/>
                <w:szCs w:val="20"/>
              </w:rPr>
              <w:tab/>
            </w:r>
            <w:r w:rsidRPr="00DE50E0">
              <w:rPr>
                <w:rFonts w:ascii="Adobe Thai" w:hAnsi="Adobe Thai" w:cs="Adobe Thai"/>
                <w:noProof/>
                <w:webHidden/>
                <w:sz w:val="20"/>
                <w:szCs w:val="20"/>
              </w:rPr>
              <w:fldChar w:fldCharType="begin"/>
            </w:r>
            <w:r w:rsidRPr="00DE50E0">
              <w:rPr>
                <w:rFonts w:ascii="Adobe Thai" w:hAnsi="Adobe Thai" w:cs="Adobe Thai"/>
                <w:noProof/>
                <w:webHidden/>
                <w:sz w:val="20"/>
                <w:szCs w:val="20"/>
              </w:rPr>
              <w:instrText xml:space="preserve"> PAGEREF _Toc153965115 \h </w:instrText>
            </w:r>
            <w:r w:rsidRPr="00DE50E0">
              <w:rPr>
                <w:rFonts w:ascii="Adobe Thai" w:hAnsi="Adobe Thai" w:cs="Adobe Thai"/>
                <w:noProof/>
                <w:webHidden/>
                <w:sz w:val="20"/>
                <w:szCs w:val="20"/>
              </w:rPr>
            </w:r>
            <w:r w:rsidRPr="00DE50E0">
              <w:rPr>
                <w:rFonts w:ascii="Adobe Thai" w:hAnsi="Adobe Thai" w:cs="Adobe Thai"/>
                <w:noProof/>
                <w:webHidden/>
                <w:sz w:val="20"/>
                <w:szCs w:val="20"/>
              </w:rPr>
              <w:fldChar w:fldCharType="separate"/>
            </w:r>
            <w:r w:rsidRPr="00DE50E0">
              <w:rPr>
                <w:rFonts w:ascii="Adobe Thai" w:hAnsi="Adobe Thai" w:cs="Adobe Thai"/>
                <w:noProof/>
                <w:webHidden/>
                <w:sz w:val="20"/>
                <w:szCs w:val="20"/>
              </w:rPr>
              <w:t>7</w:t>
            </w:r>
            <w:r w:rsidRPr="00DE50E0">
              <w:rPr>
                <w:rFonts w:ascii="Adobe Thai" w:hAnsi="Adobe Thai" w:cs="Adobe Thai"/>
                <w:noProof/>
                <w:webHidden/>
                <w:sz w:val="20"/>
                <w:szCs w:val="20"/>
              </w:rPr>
              <w:fldChar w:fldCharType="end"/>
            </w:r>
          </w:hyperlink>
        </w:p>
        <w:p w14:paraId="7F4F096B" w14:textId="5286E65E" w:rsidR="005F2EE3" w:rsidRPr="00DE50E0" w:rsidRDefault="005F2EE3" w:rsidP="00E07642">
          <w:pPr>
            <w:pStyle w:val="TM2"/>
            <w:spacing w:line="276" w:lineRule="auto"/>
            <w:rPr>
              <w:rFonts w:ascii="Adobe Thai" w:hAnsi="Adobe Thai" w:cs="Adobe Thai"/>
              <w:noProof/>
              <w:kern w:val="2"/>
              <w:sz w:val="20"/>
              <w:szCs w:val="20"/>
              <w14:ligatures w14:val="standardContextual"/>
            </w:rPr>
          </w:pPr>
          <w:hyperlink w:anchor="_Toc153965116" w:history="1">
            <w:r w:rsidRPr="00DE50E0">
              <w:rPr>
                <w:rStyle w:val="Lienhypertexte"/>
                <w:rFonts w:ascii="Adobe Thai" w:hAnsi="Adobe Thai" w:cs="Adobe Thai"/>
                <w:noProof/>
                <w:sz w:val="20"/>
                <w:szCs w:val="20"/>
              </w:rPr>
              <w:t>La réduction de bruit en aéronautique : état de l’art général</w:t>
            </w:r>
            <w:r w:rsidRPr="00DE50E0">
              <w:rPr>
                <w:rFonts w:ascii="Adobe Thai" w:hAnsi="Adobe Thai" w:cs="Adobe Thai"/>
                <w:noProof/>
                <w:webHidden/>
                <w:sz w:val="20"/>
                <w:szCs w:val="20"/>
              </w:rPr>
              <w:tab/>
            </w:r>
            <w:r w:rsidRPr="00DE50E0">
              <w:rPr>
                <w:rFonts w:ascii="Adobe Thai" w:hAnsi="Adobe Thai" w:cs="Adobe Thai"/>
                <w:noProof/>
                <w:webHidden/>
                <w:sz w:val="20"/>
                <w:szCs w:val="20"/>
              </w:rPr>
              <w:fldChar w:fldCharType="begin"/>
            </w:r>
            <w:r w:rsidRPr="00DE50E0">
              <w:rPr>
                <w:rFonts w:ascii="Adobe Thai" w:hAnsi="Adobe Thai" w:cs="Adobe Thai"/>
                <w:noProof/>
                <w:webHidden/>
                <w:sz w:val="20"/>
                <w:szCs w:val="20"/>
              </w:rPr>
              <w:instrText xml:space="preserve"> PAGEREF _Toc153965116 \h </w:instrText>
            </w:r>
            <w:r w:rsidRPr="00DE50E0">
              <w:rPr>
                <w:rFonts w:ascii="Adobe Thai" w:hAnsi="Adobe Thai" w:cs="Adobe Thai"/>
                <w:noProof/>
                <w:webHidden/>
                <w:sz w:val="20"/>
                <w:szCs w:val="20"/>
              </w:rPr>
            </w:r>
            <w:r w:rsidRPr="00DE50E0">
              <w:rPr>
                <w:rFonts w:ascii="Adobe Thai" w:hAnsi="Adobe Thai" w:cs="Adobe Thai"/>
                <w:noProof/>
                <w:webHidden/>
                <w:sz w:val="20"/>
                <w:szCs w:val="20"/>
              </w:rPr>
              <w:fldChar w:fldCharType="separate"/>
            </w:r>
            <w:r w:rsidRPr="00DE50E0">
              <w:rPr>
                <w:rFonts w:ascii="Adobe Thai" w:hAnsi="Adobe Thai" w:cs="Adobe Thai"/>
                <w:noProof/>
                <w:webHidden/>
                <w:sz w:val="20"/>
                <w:szCs w:val="20"/>
              </w:rPr>
              <w:t>9</w:t>
            </w:r>
            <w:r w:rsidRPr="00DE50E0">
              <w:rPr>
                <w:rFonts w:ascii="Adobe Thai" w:hAnsi="Adobe Thai" w:cs="Adobe Thai"/>
                <w:noProof/>
                <w:webHidden/>
                <w:sz w:val="20"/>
                <w:szCs w:val="20"/>
              </w:rPr>
              <w:fldChar w:fldCharType="end"/>
            </w:r>
          </w:hyperlink>
        </w:p>
        <w:p w14:paraId="16294C5A" w14:textId="23F7D7A1" w:rsidR="005F2EE3" w:rsidRPr="00DE50E0" w:rsidRDefault="005F2EE3" w:rsidP="00E07642">
          <w:pPr>
            <w:pStyle w:val="TM3"/>
            <w:tabs>
              <w:tab w:val="right" w:leader="dot" w:pos="9062"/>
            </w:tabs>
            <w:spacing w:line="276" w:lineRule="auto"/>
            <w:rPr>
              <w:rFonts w:ascii="Adobe Thai" w:hAnsi="Adobe Thai" w:cs="Adobe Thai"/>
              <w:noProof/>
              <w:kern w:val="2"/>
              <w:sz w:val="20"/>
              <w:szCs w:val="20"/>
              <w14:ligatures w14:val="standardContextual"/>
            </w:rPr>
          </w:pPr>
          <w:hyperlink w:anchor="_Toc153965117" w:history="1">
            <w:r w:rsidRPr="00DE50E0">
              <w:rPr>
                <w:rStyle w:val="Lienhypertexte"/>
                <w:rFonts w:ascii="Adobe Thai" w:hAnsi="Adobe Thai" w:cs="Adobe Thai"/>
                <w:noProof/>
                <w:sz w:val="20"/>
                <w:szCs w:val="20"/>
              </w:rPr>
              <w:t>Solutions usuelles</w:t>
            </w:r>
            <w:r w:rsidRPr="00DE50E0">
              <w:rPr>
                <w:rFonts w:ascii="Adobe Thai" w:hAnsi="Adobe Thai" w:cs="Adobe Thai"/>
                <w:noProof/>
                <w:webHidden/>
                <w:sz w:val="20"/>
                <w:szCs w:val="20"/>
              </w:rPr>
              <w:tab/>
            </w:r>
            <w:r w:rsidRPr="00DE50E0">
              <w:rPr>
                <w:rFonts w:ascii="Adobe Thai" w:hAnsi="Adobe Thai" w:cs="Adobe Thai"/>
                <w:noProof/>
                <w:webHidden/>
                <w:sz w:val="20"/>
                <w:szCs w:val="20"/>
              </w:rPr>
              <w:fldChar w:fldCharType="begin"/>
            </w:r>
            <w:r w:rsidRPr="00DE50E0">
              <w:rPr>
                <w:rFonts w:ascii="Adobe Thai" w:hAnsi="Adobe Thai" w:cs="Adobe Thai"/>
                <w:noProof/>
                <w:webHidden/>
                <w:sz w:val="20"/>
                <w:szCs w:val="20"/>
              </w:rPr>
              <w:instrText xml:space="preserve"> PAGEREF _Toc153965117 \h </w:instrText>
            </w:r>
            <w:r w:rsidRPr="00DE50E0">
              <w:rPr>
                <w:rFonts w:ascii="Adobe Thai" w:hAnsi="Adobe Thai" w:cs="Adobe Thai"/>
                <w:noProof/>
                <w:webHidden/>
                <w:sz w:val="20"/>
                <w:szCs w:val="20"/>
              </w:rPr>
            </w:r>
            <w:r w:rsidRPr="00DE50E0">
              <w:rPr>
                <w:rFonts w:ascii="Adobe Thai" w:hAnsi="Adobe Thai" w:cs="Adobe Thai"/>
                <w:noProof/>
                <w:webHidden/>
                <w:sz w:val="20"/>
                <w:szCs w:val="20"/>
              </w:rPr>
              <w:fldChar w:fldCharType="separate"/>
            </w:r>
            <w:r w:rsidRPr="00DE50E0">
              <w:rPr>
                <w:rFonts w:ascii="Adobe Thai" w:hAnsi="Adobe Thai" w:cs="Adobe Thai"/>
                <w:noProof/>
                <w:webHidden/>
                <w:sz w:val="20"/>
                <w:szCs w:val="20"/>
              </w:rPr>
              <w:t>9</w:t>
            </w:r>
            <w:r w:rsidRPr="00DE50E0">
              <w:rPr>
                <w:rFonts w:ascii="Adobe Thai" w:hAnsi="Adobe Thai" w:cs="Adobe Thai"/>
                <w:noProof/>
                <w:webHidden/>
                <w:sz w:val="20"/>
                <w:szCs w:val="20"/>
              </w:rPr>
              <w:fldChar w:fldCharType="end"/>
            </w:r>
          </w:hyperlink>
        </w:p>
        <w:p w14:paraId="4962E38C" w14:textId="78262178" w:rsidR="005F2EE3" w:rsidRPr="00DE50E0" w:rsidRDefault="005F2EE3" w:rsidP="00E07642">
          <w:pPr>
            <w:pStyle w:val="TM3"/>
            <w:tabs>
              <w:tab w:val="right" w:leader="dot" w:pos="9062"/>
            </w:tabs>
            <w:spacing w:line="276" w:lineRule="auto"/>
            <w:rPr>
              <w:rFonts w:ascii="Adobe Thai" w:hAnsi="Adobe Thai" w:cs="Adobe Thai"/>
              <w:noProof/>
              <w:kern w:val="2"/>
              <w:sz w:val="20"/>
              <w:szCs w:val="20"/>
              <w14:ligatures w14:val="standardContextual"/>
            </w:rPr>
          </w:pPr>
          <w:hyperlink w:anchor="_Toc153965118" w:history="1">
            <w:r w:rsidRPr="00DE50E0">
              <w:rPr>
                <w:rStyle w:val="Lienhypertexte"/>
                <w:rFonts w:ascii="Adobe Thai" w:hAnsi="Adobe Thai" w:cs="Adobe Thai"/>
                <w:noProof/>
                <w:sz w:val="20"/>
                <w:szCs w:val="20"/>
              </w:rPr>
              <w:t>Solutions innovantes</w:t>
            </w:r>
            <w:r w:rsidRPr="00DE50E0">
              <w:rPr>
                <w:rFonts w:ascii="Adobe Thai" w:hAnsi="Adobe Thai" w:cs="Adobe Thai"/>
                <w:noProof/>
                <w:webHidden/>
                <w:sz w:val="20"/>
                <w:szCs w:val="20"/>
              </w:rPr>
              <w:tab/>
            </w:r>
            <w:r w:rsidRPr="00DE50E0">
              <w:rPr>
                <w:rFonts w:ascii="Adobe Thai" w:hAnsi="Adobe Thai" w:cs="Adobe Thai"/>
                <w:noProof/>
                <w:webHidden/>
                <w:sz w:val="20"/>
                <w:szCs w:val="20"/>
              </w:rPr>
              <w:fldChar w:fldCharType="begin"/>
            </w:r>
            <w:r w:rsidRPr="00DE50E0">
              <w:rPr>
                <w:rFonts w:ascii="Adobe Thai" w:hAnsi="Adobe Thai" w:cs="Adobe Thai"/>
                <w:noProof/>
                <w:webHidden/>
                <w:sz w:val="20"/>
                <w:szCs w:val="20"/>
              </w:rPr>
              <w:instrText xml:space="preserve"> PAGEREF _Toc153965118 \h </w:instrText>
            </w:r>
            <w:r w:rsidRPr="00DE50E0">
              <w:rPr>
                <w:rFonts w:ascii="Adobe Thai" w:hAnsi="Adobe Thai" w:cs="Adobe Thai"/>
                <w:noProof/>
                <w:webHidden/>
                <w:sz w:val="20"/>
                <w:szCs w:val="20"/>
              </w:rPr>
            </w:r>
            <w:r w:rsidRPr="00DE50E0">
              <w:rPr>
                <w:rFonts w:ascii="Adobe Thai" w:hAnsi="Adobe Thai" w:cs="Adobe Thai"/>
                <w:noProof/>
                <w:webHidden/>
                <w:sz w:val="20"/>
                <w:szCs w:val="20"/>
              </w:rPr>
              <w:fldChar w:fldCharType="separate"/>
            </w:r>
            <w:r w:rsidRPr="00DE50E0">
              <w:rPr>
                <w:rFonts w:ascii="Adobe Thai" w:hAnsi="Adobe Thai" w:cs="Adobe Thai"/>
                <w:noProof/>
                <w:webHidden/>
                <w:sz w:val="20"/>
                <w:szCs w:val="20"/>
              </w:rPr>
              <w:t>11</w:t>
            </w:r>
            <w:r w:rsidRPr="00DE50E0">
              <w:rPr>
                <w:rFonts w:ascii="Adobe Thai" w:hAnsi="Adobe Thai" w:cs="Adobe Thai"/>
                <w:noProof/>
                <w:webHidden/>
                <w:sz w:val="20"/>
                <w:szCs w:val="20"/>
              </w:rPr>
              <w:fldChar w:fldCharType="end"/>
            </w:r>
          </w:hyperlink>
        </w:p>
        <w:p w14:paraId="71C05D4E" w14:textId="7B1DF2E2" w:rsidR="005F2EE3" w:rsidRPr="00DE50E0" w:rsidRDefault="005F2EE3" w:rsidP="00E07642">
          <w:pPr>
            <w:pStyle w:val="TM3"/>
            <w:tabs>
              <w:tab w:val="right" w:leader="dot" w:pos="9062"/>
            </w:tabs>
            <w:spacing w:line="276" w:lineRule="auto"/>
            <w:rPr>
              <w:rFonts w:ascii="Adobe Thai" w:hAnsi="Adobe Thai" w:cs="Adobe Thai"/>
              <w:noProof/>
              <w:kern w:val="2"/>
              <w:sz w:val="20"/>
              <w:szCs w:val="20"/>
              <w14:ligatures w14:val="standardContextual"/>
            </w:rPr>
          </w:pPr>
          <w:hyperlink w:anchor="_Toc153965119" w:history="1">
            <w:r w:rsidRPr="00DE50E0">
              <w:rPr>
                <w:rStyle w:val="Lienhypertexte"/>
                <w:rFonts w:ascii="Adobe Thai" w:hAnsi="Adobe Thai" w:cs="Adobe Thai"/>
                <w:noProof/>
                <w:sz w:val="20"/>
                <w:szCs w:val="20"/>
              </w:rPr>
              <w:t>Perspectives et limites de la transposition des solutions pour les rotors carénés</w:t>
            </w:r>
            <w:r w:rsidRPr="00DE50E0">
              <w:rPr>
                <w:rFonts w:ascii="Adobe Thai" w:hAnsi="Adobe Thai" w:cs="Adobe Thai"/>
                <w:noProof/>
                <w:webHidden/>
                <w:sz w:val="20"/>
                <w:szCs w:val="20"/>
              </w:rPr>
              <w:tab/>
            </w:r>
            <w:r w:rsidRPr="00DE50E0">
              <w:rPr>
                <w:rFonts w:ascii="Adobe Thai" w:hAnsi="Adobe Thai" w:cs="Adobe Thai"/>
                <w:noProof/>
                <w:webHidden/>
                <w:sz w:val="20"/>
                <w:szCs w:val="20"/>
              </w:rPr>
              <w:fldChar w:fldCharType="begin"/>
            </w:r>
            <w:r w:rsidRPr="00DE50E0">
              <w:rPr>
                <w:rFonts w:ascii="Adobe Thai" w:hAnsi="Adobe Thai" w:cs="Adobe Thai"/>
                <w:noProof/>
                <w:webHidden/>
                <w:sz w:val="20"/>
                <w:szCs w:val="20"/>
              </w:rPr>
              <w:instrText xml:space="preserve"> PAGEREF _Toc153965119 \h </w:instrText>
            </w:r>
            <w:r w:rsidRPr="00DE50E0">
              <w:rPr>
                <w:rFonts w:ascii="Adobe Thai" w:hAnsi="Adobe Thai" w:cs="Adobe Thai"/>
                <w:noProof/>
                <w:webHidden/>
                <w:sz w:val="20"/>
                <w:szCs w:val="20"/>
              </w:rPr>
            </w:r>
            <w:r w:rsidRPr="00DE50E0">
              <w:rPr>
                <w:rFonts w:ascii="Adobe Thai" w:hAnsi="Adobe Thai" w:cs="Adobe Thai"/>
                <w:noProof/>
                <w:webHidden/>
                <w:sz w:val="20"/>
                <w:szCs w:val="20"/>
              </w:rPr>
              <w:fldChar w:fldCharType="separate"/>
            </w:r>
            <w:r w:rsidRPr="00DE50E0">
              <w:rPr>
                <w:rFonts w:ascii="Adobe Thai" w:hAnsi="Adobe Thai" w:cs="Adobe Thai"/>
                <w:noProof/>
                <w:webHidden/>
                <w:sz w:val="20"/>
                <w:szCs w:val="20"/>
              </w:rPr>
              <w:t>12</w:t>
            </w:r>
            <w:r w:rsidRPr="00DE50E0">
              <w:rPr>
                <w:rFonts w:ascii="Adobe Thai" w:hAnsi="Adobe Thai" w:cs="Adobe Thai"/>
                <w:noProof/>
                <w:webHidden/>
                <w:sz w:val="20"/>
                <w:szCs w:val="20"/>
              </w:rPr>
              <w:fldChar w:fldCharType="end"/>
            </w:r>
          </w:hyperlink>
        </w:p>
        <w:p w14:paraId="7BC8654E" w14:textId="64C17D84" w:rsidR="005F2EE3" w:rsidRPr="00DE50E0" w:rsidRDefault="005F2EE3" w:rsidP="00E07642">
          <w:pPr>
            <w:pStyle w:val="TM1"/>
            <w:tabs>
              <w:tab w:val="right" w:leader="dot" w:pos="9062"/>
            </w:tabs>
            <w:spacing w:line="276" w:lineRule="auto"/>
            <w:rPr>
              <w:rFonts w:ascii="Adobe Thai" w:hAnsi="Adobe Thai" w:cs="Adobe Thai"/>
              <w:noProof/>
              <w:kern w:val="2"/>
              <w:sz w:val="20"/>
              <w:szCs w:val="20"/>
              <w14:ligatures w14:val="standardContextual"/>
            </w:rPr>
          </w:pPr>
          <w:hyperlink w:anchor="_Toc153965120" w:history="1">
            <w:r w:rsidRPr="00DE50E0">
              <w:rPr>
                <w:rStyle w:val="Lienhypertexte"/>
                <w:rFonts w:ascii="Adobe Thai" w:hAnsi="Adobe Thai" w:cs="Adobe Thai"/>
                <w:noProof/>
                <w:sz w:val="20"/>
                <w:szCs w:val="20"/>
              </w:rPr>
              <w:t>Modélisation des solutions</w:t>
            </w:r>
            <w:r w:rsidRPr="00DE50E0">
              <w:rPr>
                <w:rFonts w:ascii="Adobe Thai" w:hAnsi="Adobe Thai" w:cs="Adobe Thai"/>
                <w:noProof/>
                <w:webHidden/>
                <w:sz w:val="20"/>
                <w:szCs w:val="20"/>
              </w:rPr>
              <w:tab/>
            </w:r>
            <w:r w:rsidRPr="00DE50E0">
              <w:rPr>
                <w:rFonts w:ascii="Adobe Thai" w:hAnsi="Adobe Thai" w:cs="Adobe Thai"/>
                <w:noProof/>
                <w:webHidden/>
                <w:sz w:val="20"/>
                <w:szCs w:val="20"/>
              </w:rPr>
              <w:fldChar w:fldCharType="begin"/>
            </w:r>
            <w:r w:rsidRPr="00DE50E0">
              <w:rPr>
                <w:rFonts w:ascii="Adobe Thai" w:hAnsi="Adobe Thai" w:cs="Adobe Thai"/>
                <w:noProof/>
                <w:webHidden/>
                <w:sz w:val="20"/>
                <w:szCs w:val="20"/>
              </w:rPr>
              <w:instrText xml:space="preserve"> PAGEREF _Toc153965120 \h </w:instrText>
            </w:r>
            <w:r w:rsidRPr="00DE50E0">
              <w:rPr>
                <w:rFonts w:ascii="Adobe Thai" w:hAnsi="Adobe Thai" w:cs="Adobe Thai"/>
                <w:noProof/>
                <w:webHidden/>
                <w:sz w:val="20"/>
                <w:szCs w:val="20"/>
              </w:rPr>
            </w:r>
            <w:r w:rsidRPr="00DE50E0">
              <w:rPr>
                <w:rFonts w:ascii="Adobe Thai" w:hAnsi="Adobe Thai" w:cs="Adobe Thai"/>
                <w:noProof/>
                <w:webHidden/>
                <w:sz w:val="20"/>
                <w:szCs w:val="20"/>
              </w:rPr>
              <w:fldChar w:fldCharType="separate"/>
            </w:r>
            <w:r w:rsidRPr="00DE50E0">
              <w:rPr>
                <w:rFonts w:ascii="Adobe Thai" w:hAnsi="Adobe Thai" w:cs="Adobe Thai"/>
                <w:noProof/>
                <w:webHidden/>
                <w:sz w:val="20"/>
                <w:szCs w:val="20"/>
              </w:rPr>
              <w:t>14</w:t>
            </w:r>
            <w:r w:rsidRPr="00DE50E0">
              <w:rPr>
                <w:rFonts w:ascii="Adobe Thai" w:hAnsi="Adobe Thai" w:cs="Adobe Thai"/>
                <w:noProof/>
                <w:webHidden/>
                <w:sz w:val="20"/>
                <w:szCs w:val="20"/>
              </w:rPr>
              <w:fldChar w:fldCharType="end"/>
            </w:r>
          </w:hyperlink>
        </w:p>
        <w:p w14:paraId="51E357CC" w14:textId="7F9ADC0A" w:rsidR="005F2EE3" w:rsidRPr="00DE50E0" w:rsidRDefault="005F2EE3" w:rsidP="00E07642">
          <w:pPr>
            <w:pStyle w:val="TM2"/>
            <w:spacing w:line="276" w:lineRule="auto"/>
            <w:rPr>
              <w:rFonts w:ascii="Adobe Thai" w:hAnsi="Adobe Thai" w:cs="Adobe Thai"/>
              <w:noProof/>
              <w:kern w:val="2"/>
              <w:sz w:val="20"/>
              <w:szCs w:val="20"/>
              <w14:ligatures w14:val="standardContextual"/>
            </w:rPr>
          </w:pPr>
          <w:hyperlink w:anchor="_Toc153965121" w:history="1">
            <w:r w:rsidRPr="00DE50E0">
              <w:rPr>
                <w:rStyle w:val="Lienhypertexte"/>
                <w:rFonts w:ascii="Adobe Thai" w:hAnsi="Adobe Thai" w:cs="Adobe Thai"/>
                <w:noProof/>
                <w:sz w:val="20"/>
                <w:szCs w:val="20"/>
              </w:rPr>
              <w:t>Différents types de traitements acoustiques</w:t>
            </w:r>
            <w:r w:rsidRPr="00DE50E0">
              <w:rPr>
                <w:rFonts w:ascii="Adobe Thai" w:hAnsi="Adobe Thai" w:cs="Adobe Thai"/>
                <w:noProof/>
                <w:webHidden/>
                <w:sz w:val="20"/>
                <w:szCs w:val="20"/>
              </w:rPr>
              <w:tab/>
            </w:r>
            <w:r w:rsidRPr="00DE50E0">
              <w:rPr>
                <w:rFonts w:ascii="Adobe Thai" w:hAnsi="Adobe Thai" w:cs="Adobe Thai"/>
                <w:noProof/>
                <w:webHidden/>
                <w:sz w:val="20"/>
                <w:szCs w:val="20"/>
              </w:rPr>
              <w:fldChar w:fldCharType="begin"/>
            </w:r>
            <w:r w:rsidRPr="00DE50E0">
              <w:rPr>
                <w:rFonts w:ascii="Adobe Thai" w:hAnsi="Adobe Thai" w:cs="Adobe Thai"/>
                <w:noProof/>
                <w:webHidden/>
                <w:sz w:val="20"/>
                <w:szCs w:val="20"/>
              </w:rPr>
              <w:instrText xml:space="preserve"> PAGEREF _Toc153965121 \h </w:instrText>
            </w:r>
            <w:r w:rsidRPr="00DE50E0">
              <w:rPr>
                <w:rFonts w:ascii="Adobe Thai" w:hAnsi="Adobe Thai" w:cs="Adobe Thai"/>
                <w:noProof/>
                <w:webHidden/>
                <w:sz w:val="20"/>
                <w:szCs w:val="20"/>
              </w:rPr>
            </w:r>
            <w:r w:rsidRPr="00DE50E0">
              <w:rPr>
                <w:rFonts w:ascii="Adobe Thai" w:hAnsi="Adobe Thai" w:cs="Adobe Thai"/>
                <w:noProof/>
                <w:webHidden/>
                <w:sz w:val="20"/>
                <w:szCs w:val="20"/>
              </w:rPr>
              <w:fldChar w:fldCharType="separate"/>
            </w:r>
            <w:r w:rsidRPr="00DE50E0">
              <w:rPr>
                <w:rFonts w:ascii="Adobe Thai" w:hAnsi="Adobe Thai" w:cs="Adobe Thai"/>
                <w:noProof/>
                <w:webHidden/>
                <w:sz w:val="20"/>
                <w:szCs w:val="20"/>
              </w:rPr>
              <w:t>14</w:t>
            </w:r>
            <w:r w:rsidRPr="00DE50E0">
              <w:rPr>
                <w:rFonts w:ascii="Adobe Thai" w:hAnsi="Adobe Thai" w:cs="Adobe Thai"/>
                <w:noProof/>
                <w:webHidden/>
                <w:sz w:val="20"/>
                <w:szCs w:val="20"/>
              </w:rPr>
              <w:fldChar w:fldCharType="end"/>
            </w:r>
          </w:hyperlink>
        </w:p>
        <w:p w14:paraId="19AC0DB2" w14:textId="151D0975" w:rsidR="005F2EE3" w:rsidRPr="00DE50E0" w:rsidRDefault="005F2EE3" w:rsidP="00E07642">
          <w:pPr>
            <w:pStyle w:val="TM2"/>
            <w:spacing w:line="276" w:lineRule="auto"/>
            <w:rPr>
              <w:rFonts w:ascii="Adobe Thai" w:hAnsi="Adobe Thai" w:cs="Adobe Thai"/>
              <w:noProof/>
              <w:kern w:val="2"/>
              <w:sz w:val="20"/>
              <w:szCs w:val="20"/>
              <w14:ligatures w14:val="standardContextual"/>
            </w:rPr>
          </w:pPr>
          <w:hyperlink w:anchor="_Toc153965122" w:history="1">
            <w:r w:rsidRPr="00DE50E0">
              <w:rPr>
                <w:rStyle w:val="Lienhypertexte"/>
                <w:rFonts w:ascii="Adobe Thai" w:hAnsi="Adobe Thai" w:cs="Adobe Thai"/>
                <w:noProof/>
                <w:sz w:val="20"/>
                <w:szCs w:val="20"/>
              </w:rPr>
              <w:t>Impédance, Impédance de surface, coefficient d’absorption</w:t>
            </w:r>
            <w:r w:rsidRPr="00DE50E0">
              <w:rPr>
                <w:rFonts w:ascii="Adobe Thai" w:hAnsi="Adobe Thai" w:cs="Adobe Thai"/>
                <w:noProof/>
                <w:webHidden/>
                <w:sz w:val="20"/>
                <w:szCs w:val="20"/>
              </w:rPr>
              <w:tab/>
            </w:r>
            <w:r w:rsidRPr="00DE50E0">
              <w:rPr>
                <w:rFonts w:ascii="Adobe Thai" w:hAnsi="Adobe Thai" w:cs="Adobe Thai"/>
                <w:noProof/>
                <w:webHidden/>
                <w:sz w:val="20"/>
                <w:szCs w:val="20"/>
              </w:rPr>
              <w:fldChar w:fldCharType="begin"/>
            </w:r>
            <w:r w:rsidRPr="00DE50E0">
              <w:rPr>
                <w:rFonts w:ascii="Adobe Thai" w:hAnsi="Adobe Thai" w:cs="Adobe Thai"/>
                <w:noProof/>
                <w:webHidden/>
                <w:sz w:val="20"/>
                <w:szCs w:val="20"/>
              </w:rPr>
              <w:instrText xml:space="preserve"> PAGEREF _Toc153965122 \h </w:instrText>
            </w:r>
            <w:r w:rsidRPr="00DE50E0">
              <w:rPr>
                <w:rFonts w:ascii="Adobe Thai" w:hAnsi="Adobe Thai" w:cs="Adobe Thai"/>
                <w:noProof/>
                <w:webHidden/>
                <w:sz w:val="20"/>
                <w:szCs w:val="20"/>
              </w:rPr>
            </w:r>
            <w:r w:rsidRPr="00DE50E0">
              <w:rPr>
                <w:rFonts w:ascii="Adobe Thai" w:hAnsi="Adobe Thai" w:cs="Adobe Thai"/>
                <w:noProof/>
                <w:webHidden/>
                <w:sz w:val="20"/>
                <w:szCs w:val="20"/>
              </w:rPr>
              <w:fldChar w:fldCharType="separate"/>
            </w:r>
            <w:r w:rsidRPr="00DE50E0">
              <w:rPr>
                <w:rFonts w:ascii="Adobe Thai" w:hAnsi="Adobe Thai" w:cs="Adobe Thai"/>
                <w:noProof/>
                <w:webHidden/>
                <w:sz w:val="20"/>
                <w:szCs w:val="20"/>
              </w:rPr>
              <w:t>14</w:t>
            </w:r>
            <w:r w:rsidRPr="00DE50E0">
              <w:rPr>
                <w:rFonts w:ascii="Adobe Thai" w:hAnsi="Adobe Thai" w:cs="Adobe Thai"/>
                <w:noProof/>
                <w:webHidden/>
                <w:sz w:val="20"/>
                <w:szCs w:val="20"/>
              </w:rPr>
              <w:fldChar w:fldCharType="end"/>
            </w:r>
          </w:hyperlink>
        </w:p>
        <w:p w14:paraId="78961E4F" w14:textId="29409671" w:rsidR="005F2EE3" w:rsidRPr="00DE50E0" w:rsidRDefault="005F2EE3" w:rsidP="00E07642">
          <w:pPr>
            <w:pStyle w:val="TM2"/>
            <w:spacing w:line="276" w:lineRule="auto"/>
            <w:rPr>
              <w:rFonts w:ascii="Adobe Thai" w:hAnsi="Adobe Thai" w:cs="Adobe Thai"/>
              <w:noProof/>
              <w:kern w:val="2"/>
              <w:sz w:val="20"/>
              <w:szCs w:val="20"/>
              <w14:ligatures w14:val="standardContextual"/>
            </w:rPr>
          </w:pPr>
          <w:hyperlink w:anchor="_Toc153965123" w:history="1">
            <w:r w:rsidRPr="00DE50E0">
              <w:rPr>
                <w:rStyle w:val="Lienhypertexte"/>
                <w:rFonts w:ascii="Adobe Thai" w:hAnsi="Adobe Thai" w:cs="Adobe Thai"/>
                <w:noProof/>
                <w:sz w:val="20"/>
                <w:szCs w:val="20"/>
              </w:rPr>
              <w:t>Propagation des ondes dans les guides et pertes visco-thermiques</w:t>
            </w:r>
            <w:r w:rsidRPr="00DE50E0">
              <w:rPr>
                <w:rFonts w:ascii="Adobe Thai" w:hAnsi="Adobe Thai" w:cs="Adobe Thai"/>
                <w:noProof/>
                <w:webHidden/>
                <w:sz w:val="20"/>
                <w:szCs w:val="20"/>
              </w:rPr>
              <w:tab/>
            </w:r>
            <w:r w:rsidRPr="00DE50E0">
              <w:rPr>
                <w:rFonts w:ascii="Adobe Thai" w:hAnsi="Adobe Thai" w:cs="Adobe Thai"/>
                <w:noProof/>
                <w:webHidden/>
                <w:sz w:val="20"/>
                <w:szCs w:val="20"/>
              </w:rPr>
              <w:fldChar w:fldCharType="begin"/>
            </w:r>
            <w:r w:rsidRPr="00DE50E0">
              <w:rPr>
                <w:rFonts w:ascii="Adobe Thai" w:hAnsi="Adobe Thai" w:cs="Adobe Thai"/>
                <w:noProof/>
                <w:webHidden/>
                <w:sz w:val="20"/>
                <w:szCs w:val="20"/>
              </w:rPr>
              <w:instrText xml:space="preserve"> PAGEREF _Toc153965123 \h </w:instrText>
            </w:r>
            <w:r w:rsidRPr="00DE50E0">
              <w:rPr>
                <w:rFonts w:ascii="Adobe Thai" w:hAnsi="Adobe Thai" w:cs="Adobe Thai"/>
                <w:noProof/>
                <w:webHidden/>
                <w:sz w:val="20"/>
                <w:szCs w:val="20"/>
              </w:rPr>
            </w:r>
            <w:r w:rsidRPr="00DE50E0">
              <w:rPr>
                <w:rFonts w:ascii="Adobe Thai" w:hAnsi="Adobe Thai" w:cs="Adobe Thai"/>
                <w:noProof/>
                <w:webHidden/>
                <w:sz w:val="20"/>
                <w:szCs w:val="20"/>
              </w:rPr>
              <w:fldChar w:fldCharType="separate"/>
            </w:r>
            <w:r w:rsidRPr="00DE50E0">
              <w:rPr>
                <w:rFonts w:ascii="Adobe Thai" w:hAnsi="Adobe Thai" w:cs="Adobe Thai"/>
                <w:noProof/>
                <w:webHidden/>
                <w:sz w:val="20"/>
                <w:szCs w:val="20"/>
              </w:rPr>
              <w:t>16</w:t>
            </w:r>
            <w:r w:rsidRPr="00DE50E0">
              <w:rPr>
                <w:rFonts w:ascii="Adobe Thai" w:hAnsi="Adobe Thai" w:cs="Adobe Thai"/>
                <w:noProof/>
                <w:webHidden/>
                <w:sz w:val="20"/>
                <w:szCs w:val="20"/>
              </w:rPr>
              <w:fldChar w:fldCharType="end"/>
            </w:r>
          </w:hyperlink>
        </w:p>
        <w:p w14:paraId="3215A2D4" w14:textId="34772840" w:rsidR="005F2EE3" w:rsidRPr="00DE50E0" w:rsidRDefault="005F2EE3" w:rsidP="00E07642">
          <w:pPr>
            <w:pStyle w:val="TM2"/>
            <w:spacing w:line="276" w:lineRule="auto"/>
            <w:rPr>
              <w:rFonts w:ascii="Adobe Thai" w:hAnsi="Adobe Thai" w:cs="Adobe Thai"/>
              <w:noProof/>
              <w:kern w:val="2"/>
              <w:sz w:val="20"/>
              <w:szCs w:val="20"/>
              <w14:ligatures w14:val="standardContextual"/>
            </w:rPr>
          </w:pPr>
          <w:hyperlink w:anchor="_Toc153965124" w:history="1">
            <w:r w:rsidRPr="00DE50E0">
              <w:rPr>
                <w:rStyle w:val="Lienhypertexte"/>
                <w:rFonts w:ascii="Adobe Thai" w:hAnsi="Adobe Thai" w:cs="Adobe Thai"/>
                <w:noProof/>
                <w:sz w:val="20"/>
                <w:szCs w:val="20"/>
              </w:rPr>
              <w:t>Approche par constantes localisées (lumped-element model)</w:t>
            </w:r>
            <w:r w:rsidRPr="00DE50E0">
              <w:rPr>
                <w:rFonts w:ascii="Adobe Thai" w:hAnsi="Adobe Thai" w:cs="Adobe Thai"/>
                <w:noProof/>
                <w:webHidden/>
                <w:sz w:val="20"/>
                <w:szCs w:val="20"/>
              </w:rPr>
              <w:tab/>
            </w:r>
            <w:r w:rsidRPr="00DE50E0">
              <w:rPr>
                <w:rFonts w:ascii="Adobe Thai" w:hAnsi="Adobe Thai" w:cs="Adobe Thai"/>
                <w:noProof/>
                <w:webHidden/>
                <w:sz w:val="20"/>
                <w:szCs w:val="20"/>
              </w:rPr>
              <w:fldChar w:fldCharType="begin"/>
            </w:r>
            <w:r w:rsidRPr="00DE50E0">
              <w:rPr>
                <w:rFonts w:ascii="Adobe Thai" w:hAnsi="Adobe Thai" w:cs="Adobe Thai"/>
                <w:noProof/>
                <w:webHidden/>
                <w:sz w:val="20"/>
                <w:szCs w:val="20"/>
              </w:rPr>
              <w:instrText xml:space="preserve"> PAGEREF _Toc153965124 \h </w:instrText>
            </w:r>
            <w:r w:rsidRPr="00DE50E0">
              <w:rPr>
                <w:rFonts w:ascii="Adobe Thai" w:hAnsi="Adobe Thai" w:cs="Adobe Thai"/>
                <w:noProof/>
                <w:webHidden/>
                <w:sz w:val="20"/>
                <w:szCs w:val="20"/>
              </w:rPr>
            </w:r>
            <w:r w:rsidRPr="00DE50E0">
              <w:rPr>
                <w:rFonts w:ascii="Adobe Thai" w:hAnsi="Adobe Thai" w:cs="Adobe Thai"/>
                <w:noProof/>
                <w:webHidden/>
                <w:sz w:val="20"/>
                <w:szCs w:val="20"/>
              </w:rPr>
              <w:fldChar w:fldCharType="separate"/>
            </w:r>
            <w:r w:rsidRPr="00DE50E0">
              <w:rPr>
                <w:rFonts w:ascii="Adobe Thai" w:hAnsi="Adobe Thai" w:cs="Adobe Thai"/>
                <w:noProof/>
                <w:webHidden/>
                <w:sz w:val="20"/>
                <w:szCs w:val="20"/>
              </w:rPr>
              <w:t>16</w:t>
            </w:r>
            <w:r w:rsidRPr="00DE50E0">
              <w:rPr>
                <w:rFonts w:ascii="Adobe Thai" w:hAnsi="Adobe Thai" w:cs="Adobe Thai"/>
                <w:noProof/>
                <w:webHidden/>
                <w:sz w:val="20"/>
                <w:szCs w:val="20"/>
              </w:rPr>
              <w:fldChar w:fldCharType="end"/>
            </w:r>
          </w:hyperlink>
        </w:p>
        <w:p w14:paraId="031468AD" w14:textId="4C3E35C0" w:rsidR="005F2EE3" w:rsidRPr="00DE50E0" w:rsidRDefault="005F2EE3" w:rsidP="00E07642">
          <w:pPr>
            <w:pStyle w:val="TM2"/>
            <w:spacing w:line="276" w:lineRule="auto"/>
            <w:rPr>
              <w:rFonts w:ascii="Adobe Thai" w:hAnsi="Adobe Thai" w:cs="Adobe Thai"/>
              <w:noProof/>
              <w:kern w:val="2"/>
              <w:sz w:val="20"/>
              <w:szCs w:val="20"/>
              <w14:ligatures w14:val="standardContextual"/>
            </w:rPr>
          </w:pPr>
          <w:hyperlink w:anchor="_Toc153965125" w:history="1">
            <w:r w:rsidRPr="00DE50E0">
              <w:rPr>
                <w:rStyle w:val="Lienhypertexte"/>
                <w:rFonts w:ascii="Adobe Thai" w:hAnsi="Adobe Thai" w:cs="Adobe Thai"/>
                <w:noProof/>
                <w:sz w:val="20"/>
                <w:szCs w:val="20"/>
              </w:rPr>
              <w:t>Matrices de transfert</w:t>
            </w:r>
            <w:r w:rsidRPr="00DE50E0">
              <w:rPr>
                <w:rFonts w:ascii="Adobe Thai" w:hAnsi="Adobe Thai" w:cs="Adobe Thai"/>
                <w:noProof/>
                <w:webHidden/>
                <w:sz w:val="20"/>
                <w:szCs w:val="20"/>
              </w:rPr>
              <w:tab/>
            </w:r>
            <w:r w:rsidRPr="00DE50E0">
              <w:rPr>
                <w:rFonts w:ascii="Adobe Thai" w:hAnsi="Adobe Thai" w:cs="Adobe Thai"/>
                <w:noProof/>
                <w:webHidden/>
                <w:sz w:val="20"/>
                <w:szCs w:val="20"/>
              </w:rPr>
              <w:fldChar w:fldCharType="begin"/>
            </w:r>
            <w:r w:rsidRPr="00DE50E0">
              <w:rPr>
                <w:rFonts w:ascii="Adobe Thai" w:hAnsi="Adobe Thai" w:cs="Adobe Thai"/>
                <w:noProof/>
                <w:webHidden/>
                <w:sz w:val="20"/>
                <w:szCs w:val="20"/>
              </w:rPr>
              <w:instrText xml:space="preserve"> PAGEREF _Toc153965125 \h </w:instrText>
            </w:r>
            <w:r w:rsidRPr="00DE50E0">
              <w:rPr>
                <w:rFonts w:ascii="Adobe Thai" w:hAnsi="Adobe Thai" w:cs="Adobe Thai"/>
                <w:noProof/>
                <w:webHidden/>
                <w:sz w:val="20"/>
                <w:szCs w:val="20"/>
              </w:rPr>
            </w:r>
            <w:r w:rsidRPr="00DE50E0">
              <w:rPr>
                <w:rFonts w:ascii="Adobe Thai" w:hAnsi="Adobe Thai" w:cs="Adobe Thai"/>
                <w:noProof/>
                <w:webHidden/>
                <w:sz w:val="20"/>
                <w:szCs w:val="20"/>
              </w:rPr>
              <w:fldChar w:fldCharType="separate"/>
            </w:r>
            <w:r w:rsidRPr="00DE50E0">
              <w:rPr>
                <w:rFonts w:ascii="Adobe Thai" w:hAnsi="Adobe Thai" w:cs="Adobe Thai"/>
                <w:noProof/>
                <w:webHidden/>
                <w:sz w:val="20"/>
                <w:szCs w:val="20"/>
              </w:rPr>
              <w:t>16</w:t>
            </w:r>
            <w:r w:rsidRPr="00DE50E0">
              <w:rPr>
                <w:rFonts w:ascii="Adobe Thai" w:hAnsi="Adobe Thai" w:cs="Adobe Thai"/>
                <w:noProof/>
                <w:webHidden/>
                <w:sz w:val="20"/>
                <w:szCs w:val="20"/>
              </w:rPr>
              <w:fldChar w:fldCharType="end"/>
            </w:r>
          </w:hyperlink>
        </w:p>
        <w:p w14:paraId="4100572A" w14:textId="26471F8A" w:rsidR="005F2EE3" w:rsidRPr="00DE50E0" w:rsidRDefault="005F2EE3" w:rsidP="00E07642">
          <w:pPr>
            <w:pStyle w:val="TM2"/>
            <w:spacing w:line="276" w:lineRule="auto"/>
            <w:rPr>
              <w:rFonts w:ascii="Adobe Thai" w:hAnsi="Adobe Thai" w:cs="Adobe Thai"/>
              <w:noProof/>
              <w:kern w:val="2"/>
              <w:sz w:val="20"/>
              <w:szCs w:val="20"/>
              <w14:ligatures w14:val="standardContextual"/>
            </w:rPr>
          </w:pPr>
          <w:hyperlink w:anchor="_Toc153965126" w:history="1">
            <w:r w:rsidRPr="00DE50E0">
              <w:rPr>
                <w:rStyle w:val="Lienhypertexte"/>
                <w:rFonts w:ascii="Adobe Thai" w:hAnsi="Adobe Thai" w:cs="Adobe Thai"/>
                <w:noProof/>
                <w:sz w:val="20"/>
                <w:szCs w:val="20"/>
              </w:rPr>
              <w:t>Pertes visco-thermiques et modèle de Zwikker &amp; Kosten</w:t>
            </w:r>
            <w:r w:rsidRPr="00DE50E0">
              <w:rPr>
                <w:rFonts w:ascii="Adobe Thai" w:hAnsi="Adobe Thai" w:cs="Adobe Thai"/>
                <w:noProof/>
                <w:webHidden/>
                <w:sz w:val="20"/>
                <w:szCs w:val="20"/>
              </w:rPr>
              <w:tab/>
            </w:r>
            <w:r w:rsidRPr="00DE50E0">
              <w:rPr>
                <w:rFonts w:ascii="Adobe Thai" w:hAnsi="Adobe Thai" w:cs="Adobe Thai"/>
                <w:noProof/>
                <w:webHidden/>
                <w:sz w:val="20"/>
                <w:szCs w:val="20"/>
              </w:rPr>
              <w:fldChar w:fldCharType="begin"/>
            </w:r>
            <w:r w:rsidRPr="00DE50E0">
              <w:rPr>
                <w:rFonts w:ascii="Adobe Thai" w:hAnsi="Adobe Thai" w:cs="Adobe Thai"/>
                <w:noProof/>
                <w:webHidden/>
                <w:sz w:val="20"/>
                <w:szCs w:val="20"/>
              </w:rPr>
              <w:instrText xml:space="preserve"> PAGEREF _Toc153965126 \h </w:instrText>
            </w:r>
            <w:r w:rsidRPr="00DE50E0">
              <w:rPr>
                <w:rFonts w:ascii="Adobe Thai" w:hAnsi="Adobe Thai" w:cs="Adobe Thai"/>
                <w:noProof/>
                <w:webHidden/>
                <w:sz w:val="20"/>
                <w:szCs w:val="20"/>
              </w:rPr>
            </w:r>
            <w:r w:rsidRPr="00DE50E0">
              <w:rPr>
                <w:rFonts w:ascii="Adobe Thai" w:hAnsi="Adobe Thai" w:cs="Adobe Thai"/>
                <w:noProof/>
                <w:webHidden/>
                <w:sz w:val="20"/>
                <w:szCs w:val="20"/>
              </w:rPr>
              <w:fldChar w:fldCharType="separate"/>
            </w:r>
            <w:r w:rsidRPr="00DE50E0">
              <w:rPr>
                <w:rFonts w:ascii="Adobe Thai" w:hAnsi="Adobe Thai" w:cs="Adobe Thai"/>
                <w:noProof/>
                <w:webHidden/>
                <w:sz w:val="20"/>
                <w:szCs w:val="20"/>
              </w:rPr>
              <w:t>17</w:t>
            </w:r>
            <w:r w:rsidRPr="00DE50E0">
              <w:rPr>
                <w:rFonts w:ascii="Adobe Thai" w:hAnsi="Adobe Thai" w:cs="Adobe Thai"/>
                <w:noProof/>
                <w:webHidden/>
                <w:sz w:val="20"/>
                <w:szCs w:val="20"/>
              </w:rPr>
              <w:fldChar w:fldCharType="end"/>
            </w:r>
          </w:hyperlink>
        </w:p>
        <w:p w14:paraId="451CC771" w14:textId="6A6779AC" w:rsidR="005F2EE3" w:rsidRPr="00DE50E0" w:rsidRDefault="005F2EE3" w:rsidP="00E07642">
          <w:pPr>
            <w:pStyle w:val="TM2"/>
            <w:spacing w:line="276" w:lineRule="auto"/>
            <w:rPr>
              <w:rFonts w:ascii="Adobe Thai" w:hAnsi="Adobe Thai" w:cs="Adobe Thai"/>
              <w:noProof/>
              <w:kern w:val="2"/>
              <w:sz w:val="20"/>
              <w:szCs w:val="20"/>
              <w14:ligatures w14:val="standardContextual"/>
            </w:rPr>
          </w:pPr>
          <w:hyperlink w:anchor="_Toc153965127" w:history="1">
            <w:r w:rsidRPr="00DE50E0">
              <w:rPr>
                <w:rStyle w:val="Lienhypertexte"/>
                <w:rFonts w:ascii="Adobe Thai" w:hAnsi="Adobe Thai" w:cs="Adobe Thai"/>
                <w:noProof/>
                <w:sz w:val="20"/>
                <w:szCs w:val="20"/>
              </w:rPr>
              <w:t>Modélisation des SDOF</w:t>
            </w:r>
            <w:r w:rsidRPr="00DE50E0">
              <w:rPr>
                <w:rFonts w:ascii="Adobe Thai" w:hAnsi="Adobe Thai" w:cs="Adobe Thai"/>
                <w:noProof/>
                <w:webHidden/>
                <w:sz w:val="20"/>
                <w:szCs w:val="20"/>
              </w:rPr>
              <w:tab/>
            </w:r>
            <w:r w:rsidRPr="00DE50E0">
              <w:rPr>
                <w:rFonts w:ascii="Adobe Thai" w:hAnsi="Adobe Thai" w:cs="Adobe Thai"/>
                <w:noProof/>
                <w:webHidden/>
                <w:sz w:val="20"/>
                <w:szCs w:val="20"/>
              </w:rPr>
              <w:fldChar w:fldCharType="begin"/>
            </w:r>
            <w:r w:rsidRPr="00DE50E0">
              <w:rPr>
                <w:rFonts w:ascii="Adobe Thai" w:hAnsi="Adobe Thai" w:cs="Adobe Thai"/>
                <w:noProof/>
                <w:webHidden/>
                <w:sz w:val="20"/>
                <w:szCs w:val="20"/>
              </w:rPr>
              <w:instrText xml:space="preserve"> PAGEREF _Toc153965127 \h </w:instrText>
            </w:r>
            <w:r w:rsidRPr="00DE50E0">
              <w:rPr>
                <w:rFonts w:ascii="Adobe Thai" w:hAnsi="Adobe Thai" w:cs="Adobe Thai"/>
                <w:noProof/>
                <w:webHidden/>
                <w:sz w:val="20"/>
                <w:szCs w:val="20"/>
              </w:rPr>
            </w:r>
            <w:r w:rsidRPr="00DE50E0">
              <w:rPr>
                <w:rFonts w:ascii="Adobe Thai" w:hAnsi="Adobe Thai" w:cs="Adobe Thai"/>
                <w:noProof/>
                <w:webHidden/>
                <w:sz w:val="20"/>
                <w:szCs w:val="20"/>
              </w:rPr>
              <w:fldChar w:fldCharType="separate"/>
            </w:r>
            <w:r w:rsidRPr="00DE50E0">
              <w:rPr>
                <w:rFonts w:ascii="Adobe Thai" w:hAnsi="Adobe Thai" w:cs="Adobe Thai"/>
                <w:noProof/>
                <w:webHidden/>
                <w:sz w:val="20"/>
                <w:szCs w:val="20"/>
              </w:rPr>
              <w:t>18</w:t>
            </w:r>
            <w:r w:rsidRPr="00DE50E0">
              <w:rPr>
                <w:rFonts w:ascii="Adobe Thai" w:hAnsi="Adobe Thai" w:cs="Adobe Thai"/>
                <w:noProof/>
                <w:webHidden/>
                <w:sz w:val="20"/>
                <w:szCs w:val="20"/>
              </w:rPr>
              <w:fldChar w:fldCharType="end"/>
            </w:r>
          </w:hyperlink>
        </w:p>
        <w:p w14:paraId="7C1C1B14" w14:textId="48E18090" w:rsidR="005F2EE3" w:rsidRPr="00DE50E0" w:rsidRDefault="005F2EE3" w:rsidP="00E07642">
          <w:pPr>
            <w:pStyle w:val="TM2"/>
            <w:spacing w:line="276" w:lineRule="auto"/>
            <w:rPr>
              <w:rFonts w:ascii="Adobe Thai" w:hAnsi="Adobe Thai" w:cs="Adobe Thai"/>
              <w:noProof/>
              <w:kern w:val="2"/>
              <w:sz w:val="20"/>
              <w:szCs w:val="20"/>
              <w14:ligatures w14:val="standardContextual"/>
            </w:rPr>
          </w:pPr>
          <w:hyperlink w:anchor="_Toc153965128" w:history="1">
            <w:r w:rsidRPr="00DE50E0">
              <w:rPr>
                <w:rStyle w:val="Lienhypertexte"/>
                <w:rFonts w:ascii="Adobe Thai" w:hAnsi="Adobe Thai" w:cs="Adobe Thai"/>
                <w:noProof/>
                <w:sz w:val="20"/>
                <w:szCs w:val="20"/>
              </w:rPr>
              <w:t>Approche par les fluides-équivalents (JCA)</w:t>
            </w:r>
            <w:r w:rsidRPr="00DE50E0">
              <w:rPr>
                <w:rFonts w:ascii="Adobe Thai" w:hAnsi="Adobe Thai" w:cs="Adobe Thai"/>
                <w:noProof/>
                <w:webHidden/>
                <w:sz w:val="20"/>
                <w:szCs w:val="20"/>
              </w:rPr>
              <w:tab/>
            </w:r>
            <w:r w:rsidRPr="00DE50E0">
              <w:rPr>
                <w:rFonts w:ascii="Adobe Thai" w:hAnsi="Adobe Thai" w:cs="Adobe Thai"/>
                <w:noProof/>
                <w:webHidden/>
                <w:sz w:val="20"/>
                <w:szCs w:val="20"/>
              </w:rPr>
              <w:fldChar w:fldCharType="begin"/>
            </w:r>
            <w:r w:rsidRPr="00DE50E0">
              <w:rPr>
                <w:rFonts w:ascii="Adobe Thai" w:hAnsi="Adobe Thai" w:cs="Adobe Thai"/>
                <w:noProof/>
                <w:webHidden/>
                <w:sz w:val="20"/>
                <w:szCs w:val="20"/>
              </w:rPr>
              <w:instrText xml:space="preserve"> PAGEREF _Toc153965128 \h </w:instrText>
            </w:r>
            <w:r w:rsidRPr="00DE50E0">
              <w:rPr>
                <w:rFonts w:ascii="Adobe Thai" w:hAnsi="Adobe Thai" w:cs="Adobe Thai"/>
                <w:noProof/>
                <w:webHidden/>
                <w:sz w:val="20"/>
                <w:szCs w:val="20"/>
              </w:rPr>
            </w:r>
            <w:r w:rsidRPr="00DE50E0">
              <w:rPr>
                <w:rFonts w:ascii="Adobe Thai" w:hAnsi="Adobe Thai" w:cs="Adobe Thai"/>
                <w:noProof/>
                <w:webHidden/>
                <w:sz w:val="20"/>
                <w:szCs w:val="20"/>
              </w:rPr>
              <w:fldChar w:fldCharType="separate"/>
            </w:r>
            <w:r w:rsidRPr="00DE50E0">
              <w:rPr>
                <w:rFonts w:ascii="Adobe Thai" w:hAnsi="Adobe Thai" w:cs="Adobe Thai"/>
                <w:noProof/>
                <w:webHidden/>
                <w:sz w:val="20"/>
                <w:szCs w:val="20"/>
              </w:rPr>
              <w:t>20</w:t>
            </w:r>
            <w:r w:rsidRPr="00DE50E0">
              <w:rPr>
                <w:rFonts w:ascii="Adobe Thai" w:hAnsi="Adobe Thai" w:cs="Adobe Thai"/>
                <w:noProof/>
                <w:webHidden/>
                <w:sz w:val="20"/>
                <w:szCs w:val="20"/>
              </w:rPr>
              <w:fldChar w:fldCharType="end"/>
            </w:r>
          </w:hyperlink>
        </w:p>
        <w:p w14:paraId="5D47D715" w14:textId="4B2E6BCD" w:rsidR="005F2EE3" w:rsidRPr="00DE50E0" w:rsidRDefault="005F2EE3" w:rsidP="00E07642">
          <w:pPr>
            <w:pStyle w:val="TM2"/>
            <w:spacing w:line="276" w:lineRule="auto"/>
            <w:rPr>
              <w:rFonts w:ascii="Adobe Thai" w:hAnsi="Adobe Thai" w:cs="Adobe Thai"/>
              <w:noProof/>
              <w:kern w:val="2"/>
              <w:sz w:val="20"/>
              <w:szCs w:val="20"/>
              <w14:ligatures w14:val="standardContextual"/>
            </w:rPr>
          </w:pPr>
          <w:hyperlink w:anchor="_Toc153965129" w:history="1">
            <w:r w:rsidRPr="00DE50E0">
              <w:rPr>
                <w:rStyle w:val="Lienhypertexte"/>
                <w:rFonts w:ascii="Adobe Thai" w:hAnsi="Adobe Thai" w:cs="Adobe Thai"/>
                <w:noProof/>
                <w:sz w:val="20"/>
                <w:szCs w:val="20"/>
              </w:rPr>
              <w:t>Discussion</w:t>
            </w:r>
            <w:r w:rsidRPr="00DE50E0">
              <w:rPr>
                <w:rFonts w:ascii="Adobe Thai" w:hAnsi="Adobe Thai" w:cs="Adobe Thai"/>
                <w:noProof/>
                <w:webHidden/>
                <w:sz w:val="20"/>
                <w:szCs w:val="20"/>
              </w:rPr>
              <w:tab/>
            </w:r>
            <w:r w:rsidRPr="00DE50E0">
              <w:rPr>
                <w:rFonts w:ascii="Adobe Thai" w:hAnsi="Adobe Thai" w:cs="Adobe Thai"/>
                <w:noProof/>
                <w:webHidden/>
                <w:sz w:val="20"/>
                <w:szCs w:val="20"/>
              </w:rPr>
              <w:fldChar w:fldCharType="begin"/>
            </w:r>
            <w:r w:rsidRPr="00DE50E0">
              <w:rPr>
                <w:rFonts w:ascii="Adobe Thai" w:hAnsi="Adobe Thai" w:cs="Adobe Thai"/>
                <w:noProof/>
                <w:webHidden/>
                <w:sz w:val="20"/>
                <w:szCs w:val="20"/>
              </w:rPr>
              <w:instrText xml:space="preserve"> PAGEREF _Toc153965129 \h </w:instrText>
            </w:r>
            <w:r w:rsidRPr="00DE50E0">
              <w:rPr>
                <w:rFonts w:ascii="Adobe Thai" w:hAnsi="Adobe Thai" w:cs="Adobe Thai"/>
                <w:noProof/>
                <w:webHidden/>
                <w:sz w:val="20"/>
                <w:szCs w:val="20"/>
              </w:rPr>
            </w:r>
            <w:r w:rsidRPr="00DE50E0">
              <w:rPr>
                <w:rFonts w:ascii="Adobe Thai" w:hAnsi="Adobe Thai" w:cs="Adobe Thai"/>
                <w:noProof/>
                <w:webHidden/>
                <w:sz w:val="20"/>
                <w:szCs w:val="20"/>
              </w:rPr>
              <w:fldChar w:fldCharType="separate"/>
            </w:r>
            <w:r w:rsidRPr="00DE50E0">
              <w:rPr>
                <w:rFonts w:ascii="Adobe Thai" w:hAnsi="Adobe Thai" w:cs="Adobe Thai"/>
                <w:noProof/>
                <w:webHidden/>
                <w:sz w:val="20"/>
                <w:szCs w:val="20"/>
              </w:rPr>
              <w:t>20</w:t>
            </w:r>
            <w:r w:rsidRPr="00DE50E0">
              <w:rPr>
                <w:rFonts w:ascii="Adobe Thai" w:hAnsi="Adobe Thai" w:cs="Adobe Thai"/>
                <w:noProof/>
                <w:webHidden/>
                <w:sz w:val="20"/>
                <w:szCs w:val="20"/>
              </w:rPr>
              <w:fldChar w:fldCharType="end"/>
            </w:r>
          </w:hyperlink>
        </w:p>
        <w:p w14:paraId="2813348B" w14:textId="48BB7C35" w:rsidR="005F2EE3" w:rsidRPr="00DE50E0" w:rsidRDefault="005F2EE3" w:rsidP="00E07642">
          <w:pPr>
            <w:pStyle w:val="TM1"/>
            <w:tabs>
              <w:tab w:val="right" w:leader="dot" w:pos="9062"/>
            </w:tabs>
            <w:spacing w:line="276" w:lineRule="auto"/>
            <w:rPr>
              <w:rFonts w:ascii="Adobe Thai" w:hAnsi="Adobe Thai" w:cs="Adobe Thai"/>
              <w:noProof/>
              <w:kern w:val="2"/>
              <w:sz w:val="20"/>
              <w:szCs w:val="20"/>
              <w14:ligatures w14:val="standardContextual"/>
            </w:rPr>
          </w:pPr>
          <w:hyperlink w:anchor="_Toc153965130" w:history="1">
            <w:r w:rsidRPr="00DE50E0">
              <w:rPr>
                <w:rStyle w:val="Lienhypertexte"/>
                <w:rFonts w:ascii="Adobe Thai" w:hAnsi="Adobe Thai" w:cs="Adobe Thai"/>
                <w:noProof/>
                <w:sz w:val="20"/>
                <w:szCs w:val="20"/>
              </w:rPr>
              <w:t>Solutions non conventionnelles pour la réduction de bruit</w:t>
            </w:r>
            <w:r w:rsidRPr="00DE50E0">
              <w:rPr>
                <w:rFonts w:ascii="Adobe Thai" w:hAnsi="Adobe Thai" w:cs="Adobe Thai"/>
                <w:noProof/>
                <w:webHidden/>
                <w:sz w:val="20"/>
                <w:szCs w:val="20"/>
              </w:rPr>
              <w:tab/>
            </w:r>
            <w:r w:rsidRPr="00DE50E0">
              <w:rPr>
                <w:rFonts w:ascii="Adobe Thai" w:hAnsi="Adobe Thai" w:cs="Adobe Thai"/>
                <w:noProof/>
                <w:webHidden/>
                <w:sz w:val="20"/>
                <w:szCs w:val="20"/>
              </w:rPr>
              <w:fldChar w:fldCharType="begin"/>
            </w:r>
            <w:r w:rsidRPr="00DE50E0">
              <w:rPr>
                <w:rFonts w:ascii="Adobe Thai" w:hAnsi="Adobe Thai" w:cs="Adobe Thai"/>
                <w:noProof/>
                <w:webHidden/>
                <w:sz w:val="20"/>
                <w:szCs w:val="20"/>
              </w:rPr>
              <w:instrText xml:space="preserve"> PAGEREF _Toc153965130 \h </w:instrText>
            </w:r>
            <w:r w:rsidRPr="00DE50E0">
              <w:rPr>
                <w:rFonts w:ascii="Adobe Thai" w:hAnsi="Adobe Thai" w:cs="Adobe Thai"/>
                <w:noProof/>
                <w:webHidden/>
                <w:sz w:val="20"/>
                <w:szCs w:val="20"/>
              </w:rPr>
            </w:r>
            <w:r w:rsidRPr="00DE50E0">
              <w:rPr>
                <w:rFonts w:ascii="Adobe Thai" w:hAnsi="Adobe Thai" w:cs="Adobe Thai"/>
                <w:noProof/>
                <w:webHidden/>
                <w:sz w:val="20"/>
                <w:szCs w:val="20"/>
              </w:rPr>
              <w:fldChar w:fldCharType="separate"/>
            </w:r>
            <w:r w:rsidRPr="00DE50E0">
              <w:rPr>
                <w:rFonts w:ascii="Adobe Thai" w:hAnsi="Adobe Thai" w:cs="Adobe Thai"/>
                <w:noProof/>
                <w:webHidden/>
                <w:sz w:val="20"/>
                <w:szCs w:val="20"/>
              </w:rPr>
              <w:t>22</w:t>
            </w:r>
            <w:r w:rsidRPr="00DE50E0">
              <w:rPr>
                <w:rFonts w:ascii="Adobe Thai" w:hAnsi="Adobe Thai" w:cs="Adobe Thai"/>
                <w:noProof/>
                <w:webHidden/>
                <w:sz w:val="20"/>
                <w:szCs w:val="20"/>
              </w:rPr>
              <w:fldChar w:fldCharType="end"/>
            </w:r>
          </w:hyperlink>
        </w:p>
        <w:p w14:paraId="03D39244" w14:textId="377FC742" w:rsidR="005F2EE3" w:rsidRPr="00DE50E0" w:rsidRDefault="005F2EE3" w:rsidP="00E07642">
          <w:pPr>
            <w:pStyle w:val="TM2"/>
            <w:spacing w:line="276" w:lineRule="auto"/>
            <w:rPr>
              <w:rFonts w:ascii="Adobe Thai" w:hAnsi="Adobe Thai" w:cs="Adobe Thai"/>
              <w:noProof/>
              <w:kern w:val="2"/>
              <w:sz w:val="20"/>
              <w:szCs w:val="20"/>
              <w14:ligatures w14:val="standardContextual"/>
            </w:rPr>
          </w:pPr>
          <w:hyperlink w:anchor="_Toc153965131" w:history="1">
            <w:r w:rsidRPr="00DE50E0">
              <w:rPr>
                <w:rStyle w:val="Lienhypertexte"/>
                <w:rFonts w:ascii="Adobe Thai" w:hAnsi="Adobe Thai" w:cs="Adobe Thai"/>
                <w:noProof/>
                <w:sz w:val="20"/>
                <w:szCs w:val="20"/>
              </w:rPr>
              <w:t>« Métamatériaux »</w:t>
            </w:r>
            <w:r w:rsidRPr="00DE50E0">
              <w:rPr>
                <w:rFonts w:ascii="Adobe Thai" w:hAnsi="Adobe Thai" w:cs="Adobe Thai"/>
                <w:noProof/>
                <w:webHidden/>
                <w:sz w:val="20"/>
                <w:szCs w:val="20"/>
              </w:rPr>
              <w:tab/>
            </w:r>
            <w:r w:rsidRPr="00DE50E0">
              <w:rPr>
                <w:rFonts w:ascii="Adobe Thai" w:hAnsi="Adobe Thai" w:cs="Adobe Thai"/>
                <w:noProof/>
                <w:webHidden/>
                <w:sz w:val="20"/>
                <w:szCs w:val="20"/>
              </w:rPr>
              <w:fldChar w:fldCharType="begin"/>
            </w:r>
            <w:r w:rsidRPr="00DE50E0">
              <w:rPr>
                <w:rFonts w:ascii="Adobe Thai" w:hAnsi="Adobe Thai" w:cs="Adobe Thai"/>
                <w:noProof/>
                <w:webHidden/>
                <w:sz w:val="20"/>
                <w:szCs w:val="20"/>
              </w:rPr>
              <w:instrText xml:space="preserve"> PAGEREF _Toc153965131 \h </w:instrText>
            </w:r>
            <w:r w:rsidRPr="00DE50E0">
              <w:rPr>
                <w:rFonts w:ascii="Adobe Thai" w:hAnsi="Adobe Thai" w:cs="Adobe Thai"/>
                <w:noProof/>
                <w:webHidden/>
                <w:sz w:val="20"/>
                <w:szCs w:val="20"/>
              </w:rPr>
            </w:r>
            <w:r w:rsidRPr="00DE50E0">
              <w:rPr>
                <w:rFonts w:ascii="Adobe Thai" w:hAnsi="Adobe Thai" w:cs="Adobe Thai"/>
                <w:noProof/>
                <w:webHidden/>
                <w:sz w:val="20"/>
                <w:szCs w:val="20"/>
              </w:rPr>
              <w:fldChar w:fldCharType="separate"/>
            </w:r>
            <w:r w:rsidRPr="00DE50E0">
              <w:rPr>
                <w:rFonts w:ascii="Adobe Thai" w:hAnsi="Adobe Thai" w:cs="Adobe Thai"/>
                <w:noProof/>
                <w:webHidden/>
                <w:sz w:val="20"/>
                <w:szCs w:val="20"/>
              </w:rPr>
              <w:t>22</w:t>
            </w:r>
            <w:r w:rsidRPr="00DE50E0">
              <w:rPr>
                <w:rFonts w:ascii="Adobe Thai" w:hAnsi="Adobe Thai" w:cs="Adobe Thai"/>
                <w:noProof/>
                <w:webHidden/>
                <w:sz w:val="20"/>
                <w:szCs w:val="20"/>
              </w:rPr>
              <w:fldChar w:fldCharType="end"/>
            </w:r>
          </w:hyperlink>
        </w:p>
        <w:p w14:paraId="669EDF0B" w14:textId="093B3B93" w:rsidR="005F2EE3" w:rsidRPr="00DE50E0" w:rsidRDefault="005F2EE3" w:rsidP="00E07642">
          <w:pPr>
            <w:pStyle w:val="TM2"/>
            <w:spacing w:line="276" w:lineRule="auto"/>
            <w:rPr>
              <w:rFonts w:ascii="Adobe Thai" w:hAnsi="Adobe Thai" w:cs="Adobe Thai"/>
              <w:noProof/>
              <w:kern w:val="2"/>
              <w:sz w:val="20"/>
              <w:szCs w:val="20"/>
              <w14:ligatures w14:val="standardContextual"/>
            </w:rPr>
          </w:pPr>
          <w:hyperlink w:anchor="_Toc153965132" w:history="1">
            <w:r w:rsidRPr="00DE50E0">
              <w:rPr>
                <w:rStyle w:val="Lienhypertexte"/>
                <w:rFonts w:ascii="Adobe Thai" w:hAnsi="Adobe Thai" w:cs="Adobe Thai"/>
                <w:noProof/>
                <w:sz w:val="20"/>
                <w:szCs w:val="20"/>
              </w:rPr>
              <w:t>Classifications</w:t>
            </w:r>
            <w:r w:rsidRPr="00DE50E0">
              <w:rPr>
                <w:rFonts w:ascii="Adobe Thai" w:hAnsi="Adobe Thai" w:cs="Adobe Thai"/>
                <w:noProof/>
                <w:webHidden/>
                <w:sz w:val="20"/>
                <w:szCs w:val="20"/>
              </w:rPr>
              <w:tab/>
            </w:r>
            <w:r w:rsidRPr="00DE50E0">
              <w:rPr>
                <w:rFonts w:ascii="Adobe Thai" w:hAnsi="Adobe Thai" w:cs="Adobe Thai"/>
                <w:noProof/>
                <w:webHidden/>
                <w:sz w:val="20"/>
                <w:szCs w:val="20"/>
              </w:rPr>
              <w:fldChar w:fldCharType="begin"/>
            </w:r>
            <w:r w:rsidRPr="00DE50E0">
              <w:rPr>
                <w:rFonts w:ascii="Adobe Thai" w:hAnsi="Adobe Thai" w:cs="Adobe Thai"/>
                <w:noProof/>
                <w:webHidden/>
                <w:sz w:val="20"/>
                <w:szCs w:val="20"/>
              </w:rPr>
              <w:instrText xml:space="preserve"> PAGEREF _Toc153965132 \h </w:instrText>
            </w:r>
            <w:r w:rsidRPr="00DE50E0">
              <w:rPr>
                <w:rFonts w:ascii="Adobe Thai" w:hAnsi="Adobe Thai" w:cs="Adobe Thai"/>
                <w:noProof/>
                <w:webHidden/>
                <w:sz w:val="20"/>
                <w:szCs w:val="20"/>
              </w:rPr>
            </w:r>
            <w:r w:rsidRPr="00DE50E0">
              <w:rPr>
                <w:rFonts w:ascii="Adobe Thai" w:hAnsi="Adobe Thai" w:cs="Adobe Thai"/>
                <w:noProof/>
                <w:webHidden/>
                <w:sz w:val="20"/>
                <w:szCs w:val="20"/>
              </w:rPr>
              <w:fldChar w:fldCharType="separate"/>
            </w:r>
            <w:r w:rsidRPr="00DE50E0">
              <w:rPr>
                <w:rFonts w:ascii="Adobe Thai" w:hAnsi="Adobe Thai" w:cs="Adobe Thai"/>
                <w:noProof/>
                <w:webHidden/>
                <w:sz w:val="20"/>
                <w:szCs w:val="20"/>
              </w:rPr>
              <w:t>22</w:t>
            </w:r>
            <w:r w:rsidRPr="00DE50E0">
              <w:rPr>
                <w:rFonts w:ascii="Adobe Thai" w:hAnsi="Adobe Thai" w:cs="Adobe Thai"/>
                <w:noProof/>
                <w:webHidden/>
                <w:sz w:val="20"/>
                <w:szCs w:val="20"/>
              </w:rPr>
              <w:fldChar w:fldCharType="end"/>
            </w:r>
          </w:hyperlink>
        </w:p>
        <w:p w14:paraId="77DF8681" w14:textId="1E961289" w:rsidR="005F2EE3" w:rsidRPr="00DE50E0" w:rsidRDefault="005F2EE3" w:rsidP="00E07642">
          <w:pPr>
            <w:pStyle w:val="TM2"/>
            <w:spacing w:line="276" w:lineRule="auto"/>
            <w:rPr>
              <w:rFonts w:ascii="Adobe Thai" w:hAnsi="Adobe Thai" w:cs="Adobe Thai"/>
              <w:noProof/>
              <w:kern w:val="2"/>
              <w:sz w:val="20"/>
              <w:szCs w:val="20"/>
              <w14:ligatures w14:val="standardContextual"/>
            </w:rPr>
          </w:pPr>
          <w:hyperlink w:anchor="_Toc153965133" w:history="1">
            <w:r w:rsidRPr="00DE50E0">
              <w:rPr>
                <w:rStyle w:val="Lienhypertexte"/>
                <w:rFonts w:ascii="Adobe Thai" w:hAnsi="Adobe Thai" w:cs="Adobe Thai"/>
                <w:noProof/>
                <w:sz w:val="20"/>
                <w:szCs w:val="20"/>
              </w:rPr>
              <w:t>Optimisation de l’espace disponible et cavités repliées</w:t>
            </w:r>
            <w:r w:rsidRPr="00DE50E0">
              <w:rPr>
                <w:rFonts w:ascii="Adobe Thai" w:hAnsi="Adobe Thai" w:cs="Adobe Thai"/>
                <w:noProof/>
                <w:webHidden/>
                <w:sz w:val="20"/>
                <w:szCs w:val="20"/>
              </w:rPr>
              <w:tab/>
            </w:r>
            <w:r w:rsidRPr="00DE50E0">
              <w:rPr>
                <w:rFonts w:ascii="Adobe Thai" w:hAnsi="Adobe Thai" w:cs="Adobe Thai"/>
                <w:noProof/>
                <w:webHidden/>
                <w:sz w:val="20"/>
                <w:szCs w:val="20"/>
              </w:rPr>
              <w:fldChar w:fldCharType="begin"/>
            </w:r>
            <w:r w:rsidRPr="00DE50E0">
              <w:rPr>
                <w:rFonts w:ascii="Adobe Thai" w:hAnsi="Adobe Thai" w:cs="Adobe Thai"/>
                <w:noProof/>
                <w:webHidden/>
                <w:sz w:val="20"/>
                <w:szCs w:val="20"/>
              </w:rPr>
              <w:instrText xml:space="preserve"> PAGEREF _Toc153965133 \h </w:instrText>
            </w:r>
            <w:r w:rsidRPr="00DE50E0">
              <w:rPr>
                <w:rFonts w:ascii="Adobe Thai" w:hAnsi="Adobe Thai" w:cs="Adobe Thai"/>
                <w:noProof/>
                <w:webHidden/>
                <w:sz w:val="20"/>
                <w:szCs w:val="20"/>
              </w:rPr>
            </w:r>
            <w:r w:rsidRPr="00DE50E0">
              <w:rPr>
                <w:rFonts w:ascii="Adobe Thai" w:hAnsi="Adobe Thai" w:cs="Adobe Thai"/>
                <w:noProof/>
                <w:webHidden/>
                <w:sz w:val="20"/>
                <w:szCs w:val="20"/>
              </w:rPr>
              <w:fldChar w:fldCharType="separate"/>
            </w:r>
            <w:r w:rsidRPr="00DE50E0">
              <w:rPr>
                <w:rFonts w:ascii="Adobe Thai" w:hAnsi="Adobe Thai" w:cs="Adobe Thai"/>
                <w:noProof/>
                <w:webHidden/>
                <w:sz w:val="20"/>
                <w:szCs w:val="20"/>
              </w:rPr>
              <w:t>22</w:t>
            </w:r>
            <w:r w:rsidRPr="00DE50E0">
              <w:rPr>
                <w:rFonts w:ascii="Adobe Thai" w:hAnsi="Adobe Thai" w:cs="Adobe Thai"/>
                <w:noProof/>
                <w:webHidden/>
                <w:sz w:val="20"/>
                <w:szCs w:val="20"/>
              </w:rPr>
              <w:fldChar w:fldCharType="end"/>
            </w:r>
          </w:hyperlink>
        </w:p>
        <w:p w14:paraId="5537F713" w14:textId="37D63C5E" w:rsidR="005F2EE3" w:rsidRPr="00DE50E0" w:rsidRDefault="005F2EE3" w:rsidP="00E07642">
          <w:pPr>
            <w:pStyle w:val="TM2"/>
            <w:spacing w:line="276" w:lineRule="auto"/>
            <w:rPr>
              <w:rFonts w:ascii="Adobe Thai" w:hAnsi="Adobe Thai" w:cs="Adobe Thai"/>
              <w:noProof/>
              <w:kern w:val="2"/>
              <w:sz w:val="20"/>
              <w:szCs w:val="20"/>
              <w14:ligatures w14:val="standardContextual"/>
            </w:rPr>
          </w:pPr>
          <w:hyperlink w:anchor="_Toc153965134" w:history="1">
            <w:r w:rsidRPr="00DE50E0">
              <w:rPr>
                <w:rStyle w:val="Lienhypertexte"/>
                <w:rFonts w:ascii="Adobe Thai" w:hAnsi="Adobe Thai" w:cs="Adobe Thai"/>
                <w:noProof/>
                <w:sz w:val="20"/>
                <w:szCs w:val="20"/>
              </w:rPr>
              <w:t>Matériaux à porosité contrôlée</w:t>
            </w:r>
            <w:r w:rsidRPr="00DE50E0">
              <w:rPr>
                <w:rFonts w:ascii="Adobe Thai" w:hAnsi="Adobe Thai" w:cs="Adobe Thai"/>
                <w:noProof/>
                <w:webHidden/>
                <w:sz w:val="20"/>
                <w:szCs w:val="20"/>
              </w:rPr>
              <w:tab/>
            </w:r>
            <w:r w:rsidRPr="00DE50E0">
              <w:rPr>
                <w:rFonts w:ascii="Adobe Thai" w:hAnsi="Adobe Thai" w:cs="Adobe Thai"/>
                <w:noProof/>
                <w:webHidden/>
                <w:sz w:val="20"/>
                <w:szCs w:val="20"/>
              </w:rPr>
              <w:fldChar w:fldCharType="begin"/>
            </w:r>
            <w:r w:rsidRPr="00DE50E0">
              <w:rPr>
                <w:rFonts w:ascii="Adobe Thai" w:hAnsi="Adobe Thai" w:cs="Adobe Thai"/>
                <w:noProof/>
                <w:webHidden/>
                <w:sz w:val="20"/>
                <w:szCs w:val="20"/>
              </w:rPr>
              <w:instrText xml:space="preserve"> PAGEREF _Toc153965134 \h </w:instrText>
            </w:r>
            <w:r w:rsidRPr="00DE50E0">
              <w:rPr>
                <w:rFonts w:ascii="Adobe Thai" w:hAnsi="Adobe Thai" w:cs="Adobe Thai"/>
                <w:noProof/>
                <w:webHidden/>
                <w:sz w:val="20"/>
                <w:szCs w:val="20"/>
              </w:rPr>
            </w:r>
            <w:r w:rsidRPr="00DE50E0">
              <w:rPr>
                <w:rFonts w:ascii="Adobe Thai" w:hAnsi="Adobe Thai" w:cs="Adobe Thai"/>
                <w:noProof/>
                <w:webHidden/>
                <w:sz w:val="20"/>
                <w:szCs w:val="20"/>
              </w:rPr>
              <w:fldChar w:fldCharType="separate"/>
            </w:r>
            <w:r w:rsidRPr="00DE50E0">
              <w:rPr>
                <w:rFonts w:ascii="Adobe Thai" w:hAnsi="Adobe Thai" w:cs="Adobe Thai"/>
                <w:noProof/>
                <w:webHidden/>
                <w:sz w:val="20"/>
                <w:szCs w:val="20"/>
              </w:rPr>
              <w:t>23</w:t>
            </w:r>
            <w:r w:rsidRPr="00DE50E0">
              <w:rPr>
                <w:rFonts w:ascii="Adobe Thai" w:hAnsi="Adobe Thai" w:cs="Adobe Thai"/>
                <w:noProof/>
                <w:webHidden/>
                <w:sz w:val="20"/>
                <w:szCs w:val="20"/>
              </w:rPr>
              <w:fldChar w:fldCharType="end"/>
            </w:r>
          </w:hyperlink>
        </w:p>
        <w:p w14:paraId="5F0E899D" w14:textId="65CFD011" w:rsidR="005F2EE3" w:rsidRPr="00DE50E0" w:rsidRDefault="005F2EE3" w:rsidP="00E07642">
          <w:pPr>
            <w:pStyle w:val="TM3"/>
            <w:tabs>
              <w:tab w:val="right" w:leader="dot" w:pos="9062"/>
            </w:tabs>
            <w:spacing w:line="276" w:lineRule="auto"/>
            <w:rPr>
              <w:rFonts w:ascii="Adobe Thai" w:hAnsi="Adobe Thai" w:cs="Adobe Thai"/>
              <w:noProof/>
              <w:kern w:val="2"/>
              <w:sz w:val="20"/>
              <w:szCs w:val="20"/>
              <w14:ligatures w14:val="standardContextual"/>
            </w:rPr>
          </w:pPr>
          <w:hyperlink w:anchor="_Toc153965135" w:history="1">
            <w:r w:rsidRPr="00DE50E0">
              <w:rPr>
                <w:rStyle w:val="Lienhypertexte"/>
                <w:rFonts w:ascii="Adobe Thai" w:hAnsi="Adobe Thai" w:cs="Adobe Thai"/>
                <w:noProof/>
                <w:sz w:val="20"/>
                <w:szCs w:val="20"/>
              </w:rPr>
              <w:t>Matériaux métaporeux</w:t>
            </w:r>
            <w:r w:rsidRPr="00DE50E0">
              <w:rPr>
                <w:rFonts w:ascii="Adobe Thai" w:hAnsi="Adobe Thai" w:cs="Adobe Thai"/>
                <w:noProof/>
                <w:webHidden/>
                <w:sz w:val="20"/>
                <w:szCs w:val="20"/>
              </w:rPr>
              <w:tab/>
            </w:r>
            <w:r w:rsidRPr="00DE50E0">
              <w:rPr>
                <w:rFonts w:ascii="Adobe Thai" w:hAnsi="Adobe Thai" w:cs="Adobe Thai"/>
                <w:noProof/>
                <w:webHidden/>
                <w:sz w:val="20"/>
                <w:szCs w:val="20"/>
              </w:rPr>
              <w:fldChar w:fldCharType="begin"/>
            </w:r>
            <w:r w:rsidRPr="00DE50E0">
              <w:rPr>
                <w:rFonts w:ascii="Adobe Thai" w:hAnsi="Adobe Thai" w:cs="Adobe Thai"/>
                <w:noProof/>
                <w:webHidden/>
                <w:sz w:val="20"/>
                <w:szCs w:val="20"/>
              </w:rPr>
              <w:instrText xml:space="preserve"> PAGEREF _Toc153965135 \h </w:instrText>
            </w:r>
            <w:r w:rsidRPr="00DE50E0">
              <w:rPr>
                <w:rFonts w:ascii="Adobe Thai" w:hAnsi="Adobe Thai" w:cs="Adobe Thai"/>
                <w:noProof/>
                <w:webHidden/>
                <w:sz w:val="20"/>
                <w:szCs w:val="20"/>
              </w:rPr>
            </w:r>
            <w:r w:rsidRPr="00DE50E0">
              <w:rPr>
                <w:rFonts w:ascii="Adobe Thai" w:hAnsi="Adobe Thai" w:cs="Adobe Thai"/>
                <w:noProof/>
                <w:webHidden/>
                <w:sz w:val="20"/>
                <w:szCs w:val="20"/>
              </w:rPr>
              <w:fldChar w:fldCharType="separate"/>
            </w:r>
            <w:r w:rsidRPr="00DE50E0">
              <w:rPr>
                <w:rFonts w:ascii="Adobe Thai" w:hAnsi="Adobe Thai" w:cs="Adobe Thai"/>
                <w:noProof/>
                <w:webHidden/>
                <w:sz w:val="20"/>
                <w:szCs w:val="20"/>
              </w:rPr>
              <w:t>23</w:t>
            </w:r>
            <w:r w:rsidRPr="00DE50E0">
              <w:rPr>
                <w:rFonts w:ascii="Adobe Thai" w:hAnsi="Adobe Thai" w:cs="Adobe Thai"/>
                <w:noProof/>
                <w:webHidden/>
                <w:sz w:val="20"/>
                <w:szCs w:val="20"/>
              </w:rPr>
              <w:fldChar w:fldCharType="end"/>
            </w:r>
          </w:hyperlink>
        </w:p>
        <w:p w14:paraId="4BC23396" w14:textId="124DEFDF" w:rsidR="005F2EE3" w:rsidRPr="00DE50E0" w:rsidRDefault="005F2EE3" w:rsidP="00E07642">
          <w:pPr>
            <w:pStyle w:val="TM3"/>
            <w:tabs>
              <w:tab w:val="right" w:leader="dot" w:pos="9062"/>
            </w:tabs>
            <w:spacing w:line="276" w:lineRule="auto"/>
            <w:rPr>
              <w:rFonts w:ascii="Adobe Thai" w:hAnsi="Adobe Thai" w:cs="Adobe Thai"/>
              <w:noProof/>
              <w:kern w:val="2"/>
              <w:sz w:val="20"/>
              <w:szCs w:val="20"/>
              <w14:ligatures w14:val="standardContextual"/>
            </w:rPr>
          </w:pPr>
          <w:hyperlink w:anchor="_Toc153965136" w:history="1">
            <w:r w:rsidRPr="00DE50E0">
              <w:rPr>
                <w:rStyle w:val="Lienhypertexte"/>
                <w:rFonts w:ascii="Adobe Thai" w:hAnsi="Adobe Thai" w:cs="Adobe Thai"/>
                <w:noProof/>
                <w:sz w:val="20"/>
                <w:szCs w:val="20"/>
              </w:rPr>
              <w:t>Matériaux à double porosité</w:t>
            </w:r>
            <w:r w:rsidRPr="00DE50E0">
              <w:rPr>
                <w:rFonts w:ascii="Adobe Thai" w:hAnsi="Adobe Thai" w:cs="Adobe Thai"/>
                <w:noProof/>
                <w:webHidden/>
                <w:sz w:val="20"/>
                <w:szCs w:val="20"/>
              </w:rPr>
              <w:tab/>
            </w:r>
            <w:r w:rsidRPr="00DE50E0">
              <w:rPr>
                <w:rFonts w:ascii="Adobe Thai" w:hAnsi="Adobe Thai" w:cs="Adobe Thai"/>
                <w:noProof/>
                <w:webHidden/>
                <w:sz w:val="20"/>
                <w:szCs w:val="20"/>
              </w:rPr>
              <w:fldChar w:fldCharType="begin"/>
            </w:r>
            <w:r w:rsidRPr="00DE50E0">
              <w:rPr>
                <w:rFonts w:ascii="Adobe Thai" w:hAnsi="Adobe Thai" w:cs="Adobe Thai"/>
                <w:noProof/>
                <w:webHidden/>
                <w:sz w:val="20"/>
                <w:szCs w:val="20"/>
              </w:rPr>
              <w:instrText xml:space="preserve"> PAGEREF _Toc153965136 \h </w:instrText>
            </w:r>
            <w:r w:rsidRPr="00DE50E0">
              <w:rPr>
                <w:rFonts w:ascii="Adobe Thai" w:hAnsi="Adobe Thai" w:cs="Adobe Thai"/>
                <w:noProof/>
                <w:webHidden/>
                <w:sz w:val="20"/>
                <w:szCs w:val="20"/>
              </w:rPr>
            </w:r>
            <w:r w:rsidRPr="00DE50E0">
              <w:rPr>
                <w:rFonts w:ascii="Adobe Thai" w:hAnsi="Adobe Thai" w:cs="Adobe Thai"/>
                <w:noProof/>
                <w:webHidden/>
                <w:sz w:val="20"/>
                <w:szCs w:val="20"/>
              </w:rPr>
              <w:fldChar w:fldCharType="separate"/>
            </w:r>
            <w:r w:rsidRPr="00DE50E0">
              <w:rPr>
                <w:rFonts w:ascii="Adobe Thai" w:hAnsi="Adobe Thai" w:cs="Adobe Thai"/>
                <w:noProof/>
                <w:webHidden/>
                <w:sz w:val="20"/>
                <w:szCs w:val="20"/>
              </w:rPr>
              <w:t>23</w:t>
            </w:r>
            <w:r w:rsidRPr="00DE50E0">
              <w:rPr>
                <w:rFonts w:ascii="Adobe Thai" w:hAnsi="Adobe Thai" w:cs="Adobe Thai"/>
                <w:noProof/>
                <w:webHidden/>
                <w:sz w:val="20"/>
                <w:szCs w:val="20"/>
              </w:rPr>
              <w:fldChar w:fldCharType="end"/>
            </w:r>
          </w:hyperlink>
        </w:p>
        <w:p w14:paraId="7441DC61" w14:textId="0CE48014" w:rsidR="005F2EE3" w:rsidRPr="00DE50E0" w:rsidRDefault="005F2EE3" w:rsidP="00E07642">
          <w:pPr>
            <w:pStyle w:val="TM3"/>
            <w:tabs>
              <w:tab w:val="right" w:leader="dot" w:pos="9062"/>
            </w:tabs>
            <w:spacing w:line="276" w:lineRule="auto"/>
            <w:rPr>
              <w:rFonts w:ascii="Adobe Thai" w:hAnsi="Adobe Thai" w:cs="Adobe Thai"/>
              <w:noProof/>
              <w:kern w:val="2"/>
              <w:sz w:val="20"/>
              <w:szCs w:val="20"/>
              <w14:ligatures w14:val="standardContextual"/>
            </w:rPr>
          </w:pPr>
          <w:hyperlink w:anchor="_Toc153965137" w:history="1">
            <w:r w:rsidRPr="00DE50E0">
              <w:rPr>
                <w:rStyle w:val="Lienhypertexte"/>
                <w:rFonts w:ascii="Adobe Thai" w:hAnsi="Adobe Thai" w:cs="Adobe Thai"/>
                <w:noProof/>
                <w:sz w:val="20"/>
                <w:szCs w:val="20"/>
              </w:rPr>
              <w:t>Optimisation d’une structure poreuse multicouche</w:t>
            </w:r>
            <w:r w:rsidRPr="00DE50E0">
              <w:rPr>
                <w:rFonts w:ascii="Adobe Thai" w:hAnsi="Adobe Thai" w:cs="Adobe Thai"/>
                <w:noProof/>
                <w:webHidden/>
                <w:sz w:val="20"/>
                <w:szCs w:val="20"/>
              </w:rPr>
              <w:tab/>
            </w:r>
            <w:r w:rsidRPr="00DE50E0">
              <w:rPr>
                <w:rFonts w:ascii="Adobe Thai" w:hAnsi="Adobe Thai" w:cs="Adobe Thai"/>
                <w:noProof/>
                <w:webHidden/>
                <w:sz w:val="20"/>
                <w:szCs w:val="20"/>
              </w:rPr>
              <w:fldChar w:fldCharType="begin"/>
            </w:r>
            <w:r w:rsidRPr="00DE50E0">
              <w:rPr>
                <w:rFonts w:ascii="Adobe Thai" w:hAnsi="Adobe Thai" w:cs="Adobe Thai"/>
                <w:noProof/>
                <w:webHidden/>
                <w:sz w:val="20"/>
                <w:szCs w:val="20"/>
              </w:rPr>
              <w:instrText xml:space="preserve"> PAGEREF _Toc153965137 \h </w:instrText>
            </w:r>
            <w:r w:rsidRPr="00DE50E0">
              <w:rPr>
                <w:rFonts w:ascii="Adobe Thai" w:hAnsi="Adobe Thai" w:cs="Adobe Thai"/>
                <w:noProof/>
                <w:webHidden/>
                <w:sz w:val="20"/>
                <w:szCs w:val="20"/>
              </w:rPr>
            </w:r>
            <w:r w:rsidRPr="00DE50E0">
              <w:rPr>
                <w:rFonts w:ascii="Adobe Thai" w:hAnsi="Adobe Thai" w:cs="Adobe Thai"/>
                <w:noProof/>
                <w:webHidden/>
                <w:sz w:val="20"/>
                <w:szCs w:val="20"/>
              </w:rPr>
              <w:fldChar w:fldCharType="separate"/>
            </w:r>
            <w:r w:rsidRPr="00DE50E0">
              <w:rPr>
                <w:rFonts w:ascii="Adobe Thai" w:hAnsi="Adobe Thai" w:cs="Adobe Thai"/>
                <w:noProof/>
                <w:webHidden/>
                <w:sz w:val="20"/>
                <w:szCs w:val="20"/>
              </w:rPr>
              <w:t>24</w:t>
            </w:r>
            <w:r w:rsidRPr="00DE50E0">
              <w:rPr>
                <w:rFonts w:ascii="Adobe Thai" w:hAnsi="Adobe Thai" w:cs="Adobe Thai"/>
                <w:noProof/>
                <w:webHidden/>
                <w:sz w:val="20"/>
                <w:szCs w:val="20"/>
              </w:rPr>
              <w:fldChar w:fldCharType="end"/>
            </w:r>
          </w:hyperlink>
        </w:p>
        <w:p w14:paraId="1DB05BBE" w14:textId="2B404840" w:rsidR="005F2EE3" w:rsidRPr="00DE50E0" w:rsidRDefault="005F2EE3" w:rsidP="00E07642">
          <w:pPr>
            <w:pStyle w:val="TM2"/>
            <w:spacing w:line="276" w:lineRule="auto"/>
            <w:rPr>
              <w:rFonts w:ascii="Adobe Thai" w:hAnsi="Adobe Thai" w:cs="Adobe Thai"/>
              <w:noProof/>
              <w:kern w:val="2"/>
              <w:sz w:val="20"/>
              <w:szCs w:val="20"/>
              <w14:ligatures w14:val="standardContextual"/>
            </w:rPr>
          </w:pPr>
          <w:hyperlink w:anchor="_Toc153965138" w:history="1">
            <w:r w:rsidRPr="00DE50E0">
              <w:rPr>
                <w:rStyle w:val="Lienhypertexte"/>
                <w:rFonts w:ascii="Adobe Thai" w:hAnsi="Adobe Thai" w:cs="Adobe Thai"/>
                <w:noProof/>
                <w:sz w:val="20"/>
                <w:szCs w:val="20"/>
              </w:rPr>
              <w:t>Solutions à réduction de célérité</w:t>
            </w:r>
            <w:r w:rsidRPr="00DE50E0">
              <w:rPr>
                <w:rFonts w:ascii="Adobe Thai" w:hAnsi="Adobe Thai" w:cs="Adobe Thai"/>
                <w:noProof/>
                <w:webHidden/>
                <w:sz w:val="20"/>
                <w:szCs w:val="20"/>
              </w:rPr>
              <w:tab/>
            </w:r>
            <w:r w:rsidRPr="00DE50E0">
              <w:rPr>
                <w:rFonts w:ascii="Adobe Thai" w:hAnsi="Adobe Thai" w:cs="Adobe Thai"/>
                <w:noProof/>
                <w:webHidden/>
                <w:sz w:val="20"/>
                <w:szCs w:val="20"/>
              </w:rPr>
              <w:fldChar w:fldCharType="begin"/>
            </w:r>
            <w:r w:rsidRPr="00DE50E0">
              <w:rPr>
                <w:rFonts w:ascii="Adobe Thai" w:hAnsi="Adobe Thai" w:cs="Adobe Thai"/>
                <w:noProof/>
                <w:webHidden/>
                <w:sz w:val="20"/>
                <w:szCs w:val="20"/>
              </w:rPr>
              <w:instrText xml:space="preserve"> PAGEREF _Toc153965138 \h </w:instrText>
            </w:r>
            <w:r w:rsidRPr="00DE50E0">
              <w:rPr>
                <w:rFonts w:ascii="Adobe Thai" w:hAnsi="Adobe Thai" w:cs="Adobe Thai"/>
                <w:noProof/>
                <w:webHidden/>
                <w:sz w:val="20"/>
                <w:szCs w:val="20"/>
              </w:rPr>
            </w:r>
            <w:r w:rsidRPr="00DE50E0">
              <w:rPr>
                <w:rFonts w:ascii="Adobe Thai" w:hAnsi="Adobe Thai" w:cs="Adobe Thai"/>
                <w:noProof/>
                <w:webHidden/>
                <w:sz w:val="20"/>
                <w:szCs w:val="20"/>
              </w:rPr>
              <w:fldChar w:fldCharType="separate"/>
            </w:r>
            <w:r w:rsidRPr="00DE50E0">
              <w:rPr>
                <w:rFonts w:ascii="Adobe Thai" w:hAnsi="Adobe Thai" w:cs="Adobe Thai"/>
                <w:noProof/>
                <w:webHidden/>
                <w:sz w:val="20"/>
                <w:szCs w:val="20"/>
              </w:rPr>
              <w:t>24</w:t>
            </w:r>
            <w:r w:rsidRPr="00DE50E0">
              <w:rPr>
                <w:rFonts w:ascii="Adobe Thai" w:hAnsi="Adobe Thai" w:cs="Adobe Thai"/>
                <w:noProof/>
                <w:webHidden/>
                <w:sz w:val="20"/>
                <w:szCs w:val="20"/>
              </w:rPr>
              <w:fldChar w:fldCharType="end"/>
            </w:r>
          </w:hyperlink>
        </w:p>
        <w:p w14:paraId="11BC4E16" w14:textId="55E224D2" w:rsidR="005F2EE3" w:rsidRPr="00DE50E0" w:rsidRDefault="005F2EE3" w:rsidP="00E07642">
          <w:pPr>
            <w:pStyle w:val="TM3"/>
            <w:tabs>
              <w:tab w:val="right" w:leader="dot" w:pos="9062"/>
            </w:tabs>
            <w:spacing w:line="276" w:lineRule="auto"/>
            <w:rPr>
              <w:rFonts w:ascii="Adobe Thai" w:hAnsi="Adobe Thai" w:cs="Adobe Thai"/>
              <w:noProof/>
              <w:kern w:val="2"/>
              <w:sz w:val="20"/>
              <w:szCs w:val="20"/>
              <w14:ligatures w14:val="standardContextual"/>
            </w:rPr>
          </w:pPr>
          <w:hyperlink w:anchor="_Toc153965139" w:history="1">
            <w:r w:rsidRPr="00DE50E0">
              <w:rPr>
                <w:rStyle w:val="Lienhypertexte"/>
                <w:rFonts w:ascii="Adobe Thai" w:hAnsi="Adobe Thai" w:cs="Adobe Thai"/>
                <w:noProof/>
                <w:sz w:val="20"/>
                <w:szCs w:val="20"/>
              </w:rPr>
              <w:t>Structures « multipancakes »</w:t>
            </w:r>
            <w:r w:rsidRPr="00DE50E0">
              <w:rPr>
                <w:rFonts w:ascii="Adobe Thai" w:hAnsi="Adobe Thai" w:cs="Adobe Thai"/>
                <w:noProof/>
                <w:webHidden/>
                <w:sz w:val="20"/>
                <w:szCs w:val="20"/>
              </w:rPr>
              <w:tab/>
            </w:r>
            <w:r w:rsidRPr="00DE50E0">
              <w:rPr>
                <w:rFonts w:ascii="Adobe Thai" w:hAnsi="Adobe Thai" w:cs="Adobe Thai"/>
                <w:noProof/>
                <w:webHidden/>
                <w:sz w:val="20"/>
                <w:szCs w:val="20"/>
              </w:rPr>
              <w:fldChar w:fldCharType="begin"/>
            </w:r>
            <w:r w:rsidRPr="00DE50E0">
              <w:rPr>
                <w:rFonts w:ascii="Adobe Thai" w:hAnsi="Adobe Thai" w:cs="Adobe Thai"/>
                <w:noProof/>
                <w:webHidden/>
                <w:sz w:val="20"/>
                <w:szCs w:val="20"/>
              </w:rPr>
              <w:instrText xml:space="preserve"> PAGEREF _Toc153965139 \h </w:instrText>
            </w:r>
            <w:r w:rsidRPr="00DE50E0">
              <w:rPr>
                <w:rFonts w:ascii="Adobe Thai" w:hAnsi="Adobe Thai" w:cs="Adobe Thai"/>
                <w:noProof/>
                <w:webHidden/>
                <w:sz w:val="20"/>
                <w:szCs w:val="20"/>
              </w:rPr>
            </w:r>
            <w:r w:rsidRPr="00DE50E0">
              <w:rPr>
                <w:rFonts w:ascii="Adobe Thai" w:hAnsi="Adobe Thai" w:cs="Adobe Thai"/>
                <w:noProof/>
                <w:webHidden/>
                <w:sz w:val="20"/>
                <w:szCs w:val="20"/>
              </w:rPr>
              <w:fldChar w:fldCharType="separate"/>
            </w:r>
            <w:r w:rsidRPr="00DE50E0">
              <w:rPr>
                <w:rFonts w:ascii="Adobe Thai" w:hAnsi="Adobe Thai" w:cs="Adobe Thai"/>
                <w:noProof/>
                <w:webHidden/>
                <w:sz w:val="20"/>
                <w:szCs w:val="20"/>
              </w:rPr>
              <w:t>25</w:t>
            </w:r>
            <w:r w:rsidRPr="00DE50E0">
              <w:rPr>
                <w:rFonts w:ascii="Adobe Thai" w:hAnsi="Adobe Thai" w:cs="Adobe Thai"/>
                <w:noProof/>
                <w:webHidden/>
                <w:sz w:val="20"/>
                <w:szCs w:val="20"/>
              </w:rPr>
              <w:fldChar w:fldCharType="end"/>
            </w:r>
          </w:hyperlink>
        </w:p>
        <w:p w14:paraId="000C4F1A" w14:textId="44FED634" w:rsidR="005F2EE3" w:rsidRPr="00DE50E0" w:rsidRDefault="005F2EE3" w:rsidP="00E07642">
          <w:pPr>
            <w:pStyle w:val="TM3"/>
            <w:tabs>
              <w:tab w:val="right" w:leader="dot" w:pos="9062"/>
            </w:tabs>
            <w:spacing w:line="276" w:lineRule="auto"/>
            <w:rPr>
              <w:rFonts w:ascii="Adobe Thai" w:hAnsi="Adobe Thai" w:cs="Adobe Thai"/>
              <w:noProof/>
              <w:kern w:val="2"/>
              <w:sz w:val="20"/>
              <w:szCs w:val="20"/>
              <w14:ligatures w14:val="standardContextual"/>
            </w:rPr>
          </w:pPr>
          <w:hyperlink w:anchor="_Toc153965140" w:history="1">
            <w:r w:rsidRPr="00DE50E0">
              <w:rPr>
                <w:rStyle w:val="Lienhypertexte"/>
                <w:rFonts w:ascii="Adobe Thai" w:hAnsi="Adobe Thai" w:cs="Adobe Thai"/>
                <w:noProof/>
                <w:sz w:val="20"/>
                <w:szCs w:val="20"/>
              </w:rPr>
              <w:t>Trous noirs acoustiques</w:t>
            </w:r>
            <w:r w:rsidRPr="00DE50E0">
              <w:rPr>
                <w:rFonts w:ascii="Adobe Thai" w:hAnsi="Adobe Thai" w:cs="Adobe Thai"/>
                <w:noProof/>
                <w:webHidden/>
                <w:sz w:val="20"/>
                <w:szCs w:val="20"/>
              </w:rPr>
              <w:tab/>
            </w:r>
            <w:r w:rsidRPr="00DE50E0">
              <w:rPr>
                <w:rFonts w:ascii="Adobe Thai" w:hAnsi="Adobe Thai" w:cs="Adobe Thai"/>
                <w:noProof/>
                <w:webHidden/>
                <w:sz w:val="20"/>
                <w:szCs w:val="20"/>
              </w:rPr>
              <w:fldChar w:fldCharType="begin"/>
            </w:r>
            <w:r w:rsidRPr="00DE50E0">
              <w:rPr>
                <w:rFonts w:ascii="Adobe Thai" w:hAnsi="Adobe Thai" w:cs="Adobe Thai"/>
                <w:noProof/>
                <w:webHidden/>
                <w:sz w:val="20"/>
                <w:szCs w:val="20"/>
              </w:rPr>
              <w:instrText xml:space="preserve"> PAGEREF _Toc153965140 \h </w:instrText>
            </w:r>
            <w:r w:rsidRPr="00DE50E0">
              <w:rPr>
                <w:rFonts w:ascii="Adobe Thai" w:hAnsi="Adobe Thai" w:cs="Adobe Thai"/>
                <w:noProof/>
                <w:webHidden/>
                <w:sz w:val="20"/>
                <w:szCs w:val="20"/>
              </w:rPr>
            </w:r>
            <w:r w:rsidRPr="00DE50E0">
              <w:rPr>
                <w:rFonts w:ascii="Adobe Thai" w:hAnsi="Adobe Thai" w:cs="Adobe Thai"/>
                <w:noProof/>
                <w:webHidden/>
                <w:sz w:val="20"/>
                <w:szCs w:val="20"/>
              </w:rPr>
              <w:fldChar w:fldCharType="separate"/>
            </w:r>
            <w:r w:rsidRPr="00DE50E0">
              <w:rPr>
                <w:rFonts w:ascii="Adobe Thai" w:hAnsi="Adobe Thai" w:cs="Adobe Thai"/>
                <w:noProof/>
                <w:webHidden/>
                <w:sz w:val="20"/>
                <w:szCs w:val="20"/>
              </w:rPr>
              <w:t>25</w:t>
            </w:r>
            <w:r w:rsidRPr="00DE50E0">
              <w:rPr>
                <w:rFonts w:ascii="Adobe Thai" w:hAnsi="Adobe Thai" w:cs="Adobe Thai"/>
                <w:noProof/>
                <w:webHidden/>
                <w:sz w:val="20"/>
                <w:szCs w:val="20"/>
              </w:rPr>
              <w:fldChar w:fldCharType="end"/>
            </w:r>
          </w:hyperlink>
        </w:p>
        <w:p w14:paraId="73435941" w14:textId="7A1259C2" w:rsidR="005F2EE3" w:rsidRPr="00DE50E0" w:rsidRDefault="005F2EE3" w:rsidP="00E07642">
          <w:pPr>
            <w:pStyle w:val="TM1"/>
            <w:tabs>
              <w:tab w:val="right" w:leader="dot" w:pos="9062"/>
            </w:tabs>
            <w:spacing w:line="276" w:lineRule="auto"/>
            <w:rPr>
              <w:rFonts w:ascii="Adobe Thai" w:hAnsi="Adobe Thai" w:cs="Adobe Thai"/>
              <w:noProof/>
              <w:kern w:val="2"/>
              <w:sz w:val="20"/>
              <w:szCs w:val="20"/>
              <w14:ligatures w14:val="standardContextual"/>
            </w:rPr>
          </w:pPr>
          <w:hyperlink w:anchor="_Toc153965141" w:history="1">
            <w:r w:rsidRPr="00DE50E0">
              <w:rPr>
                <w:rStyle w:val="Lienhypertexte"/>
                <w:rFonts w:ascii="Adobe Thai" w:hAnsi="Adobe Thai" w:cs="Adobe Thai"/>
                <w:noProof/>
                <w:sz w:val="20"/>
                <w:szCs w:val="20"/>
              </w:rPr>
              <w:t>Prise en compte des conditions réelles d’excitation</w:t>
            </w:r>
            <w:r w:rsidRPr="00DE50E0">
              <w:rPr>
                <w:rFonts w:ascii="Adobe Thai" w:hAnsi="Adobe Thai" w:cs="Adobe Thai"/>
                <w:noProof/>
                <w:webHidden/>
                <w:sz w:val="20"/>
                <w:szCs w:val="20"/>
              </w:rPr>
              <w:tab/>
            </w:r>
            <w:r w:rsidRPr="00DE50E0">
              <w:rPr>
                <w:rFonts w:ascii="Adobe Thai" w:hAnsi="Adobe Thai" w:cs="Adobe Thai"/>
                <w:noProof/>
                <w:webHidden/>
                <w:sz w:val="20"/>
                <w:szCs w:val="20"/>
              </w:rPr>
              <w:fldChar w:fldCharType="begin"/>
            </w:r>
            <w:r w:rsidRPr="00DE50E0">
              <w:rPr>
                <w:rFonts w:ascii="Adobe Thai" w:hAnsi="Adobe Thai" w:cs="Adobe Thai"/>
                <w:noProof/>
                <w:webHidden/>
                <w:sz w:val="20"/>
                <w:szCs w:val="20"/>
              </w:rPr>
              <w:instrText xml:space="preserve"> PAGEREF _Toc153965141 \h </w:instrText>
            </w:r>
            <w:r w:rsidRPr="00DE50E0">
              <w:rPr>
                <w:rFonts w:ascii="Adobe Thai" w:hAnsi="Adobe Thai" w:cs="Adobe Thai"/>
                <w:noProof/>
                <w:webHidden/>
                <w:sz w:val="20"/>
                <w:szCs w:val="20"/>
              </w:rPr>
            </w:r>
            <w:r w:rsidRPr="00DE50E0">
              <w:rPr>
                <w:rFonts w:ascii="Adobe Thai" w:hAnsi="Adobe Thai" w:cs="Adobe Thai"/>
                <w:noProof/>
                <w:webHidden/>
                <w:sz w:val="20"/>
                <w:szCs w:val="20"/>
              </w:rPr>
              <w:fldChar w:fldCharType="separate"/>
            </w:r>
            <w:r w:rsidRPr="00DE50E0">
              <w:rPr>
                <w:rFonts w:ascii="Adobe Thai" w:hAnsi="Adobe Thai" w:cs="Adobe Thai"/>
                <w:noProof/>
                <w:webHidden/>
                <w:sz w:val="20"/>
                <w:szCs w:val="20"/>
              </w:rPr>
              <w:t>27</w:t>
            </w:r>
            <w:r w:rsidRPr="00DE50E0">
              <w:rPr>
                <w:rFonts w:ascii="Adobe Thai" w:hAnsi="Adobe Thai" w:cs="Adobe Thai"/>
                <w:noProof/>
                <w:webHidden/>
                <w:sz w:val="20"/>
                <w:szCs w:val="20"/>
              </w:rPr>
              <w:fldChar w:fldCharType="end"/>
            </w:r>
          </w:hyperlink>
        </w:p>
        <w:p w14:paraId="79C41762" w14:textId="1C6D63F5" w:rsidR="005F2EE3" w:rsidRPr="00DE50E0" w:rsidRDefault="005F2EE3" w:rsidP="00E07642">
          <w:pPr>
            <w:pStyle w:val="TM2"/>
            <w:spacing w:line="276" w:lineRule="auto"/>
            <w:rPr>
              <w:rFonts w:ascii="Adobe Thai" w:hAnsi="Adobe Thai" w:cs="Adobe Thai"/>
              <w:noProof/>
              <w:kern w:val="2"/>
              <w:sz w:val="20"/>
              <w:szCs w:val="20"/>
              <w14:ligatures w14:val="standardContextual"/>
            </w:rPr>
          </w:pPr>
          <w:hyperlink w:anchor="_Toc153965142" w:history="1">
            <w:r w:rsidRPr="00DE50E0">
              <w:rPr>
                <w:rStyle w:val="Lienhypertexte"/>
                <w:rFonts w:ascii="Adobe Thai" w:hAnsi="Adobe Thai" w:cs="Adobe Thai"/>
                <w:noProof/>
                <w:sz w:val="20"/>
                <w:szCs w:val="20"/>
              </w:rPr>
              <w:t>Prise en compte des forts niveaux : effets rotationnels et dissipations non linéaires</w:t>
            </w:r>
            <w:r w:rsidRPr="00DE50E0">
              <w:rPr>
                <w:rFonts w:ascii="Adobe Thai" w:hAnsi="Adobe Thai" w:cs="Adobe Thai"/>
                <w:noProof/>
                <w:webHidden/>
                <w:sz w:val="20"/>
                <w:szCs w:val="20"/>
              </w:rPr>
              <w:tab/>
            </w:r>
            <w:r w:rsidRPr="00DE50E0">
              <w:rPr>
                <w:rFonts w:ascii="Adobe Thai" w:hAnsi="Adobe Thai" w:cs="Adobe Thai"/>
                <w:noProof/>
                <w:webHidden/>
                <w:sz w:val="20"/>
                <w:szCs w:val="20"/>
              </w:rPr>
              <w:fldChar w:fldCharType="begin"/>
            </w:r>
            <w:r w:rsidRPr="00DE50E0">
              <w:rPr>
                <w:rFonts w:ascii="Adobe Thai" w:hAnsi="Adobe Thai" w:cs="Adobe Thai"/>
                <w:noProof/>
                <w:webHidden/>
                <w:sz w:val="20"/>
                <w:szCs w:val="20"/>
              </w:rPr>
              <w:instrText xml:space="preserve"> PAGEREF _Toc153965142 \h </w:instrText>
            </w:r>
            <w:r w:rsidRPr="00DE50E0">
              <w:rPr>
                <w:rFonts w:ascii="Adobe Thai" w:hAnsi="Adobe Thai" w:cs="Adobe Thai"/>
                <w:noProof/>
                <w:webHidden/>
                <w:sz w:val="20"/>
                <w:szCs w:val="20"/>
              </w:rPr>
            </w:r>
            <w:r w:rsidRPr="00DE50E0">
              <w:rPr>
                <w:rFonts w:ascii="Adobe Thai" w:hAnsi="Adobe Thai" w:cs="Adobe Thai"/>
                <w:noProof/>
                <w:webHidden/>
                <w:sz w:val="20"/>
                <w:szCs w:val="20"/>
              </w:rPr>
              <w:fldChar w:fldCharType="separate"/>
            </w:r>
            <w:r w:rsidRPr="00DE50E0">
              <w:rPr>
                <w:rFonts w:ascii="Adobe Thai" w:hAnsi="Adobe Thai" w:cs="Adobe Thai"/>
                <w:noProof/>
                <w:webHidden/>
                <w:sz w:val="20"/>
                <w:szCs w:val="20"/>
              </w:rPr>
              <w:t>27</w:t>
            </w:r>
            <w:r w:rsidRPr="00DE50E0">
              <w:rPr>
                <w:rFonts w:ascii="Adobe Thai" w:hAnsi="Adobe Thai" w:cs="Adobe Thai"/>
                <w:noProof/>
                <w:webHidden/>
                <w:sz w:val="20"/>
                <w:szCs w:val="20"/>
              </w:rPr>
              <w:fldChar w:fldCharType="end"/>
            </w:r>
          </w:hyperlink>
        </w:p>
        <w:p w14:paraId="72C2137E" w14:textId="19D05067" w:rsidR="005F2EE3" w:rsidRPr="00DE50E0" w:rsidRDefault="005F2EE3" w:rsidP="00E07642">
          <w:pPr>
            <w:pStyle w:val="TM2"/>
            <w:spacing w:line="276" w:lineRule="auto"/>
            <w:rPr>
              <w:rFonts w:ascii="Adobe Thai" w:hAnsi="Adobe Thai" w:cs="Adobe Thai"/>
              <w:noProof/>
              <w:kern w:val="2"/>
              <w:sz w:val="20"/>
              <w:szCs w:val="20"/>
              <w14:ligatures w14:val="standardContextual"/>
            </w:rPr>
          </w:pPr>
          <w:hyperlink w:anchor="_Toc153965143" w:history="1">
            <w:r w:rsidRPr="00DE50E0">
              <w:rPr>
                <w:rStyle w:val="Lienhypertexte"/>
                <w:rFonts w:ascii="Adobe Thai" w:hAnsi="Adobe Thai" w:cs="Adobe Thai"/>
                <w:noProof/>
                <w:sz w:val="20"/>
                <w:szCs w:val="20"/>
              </w:rPr>
              <w:t>Prise en compte de l’écoulement</w:t>
            </w:r>
            <w:r w:rsidRPr="00DE50E0">
              <w:rPr>
                <w:rFonts w:ascii="Adobe Thai" w:hAnsi="Adobe Thai" w:cs="Adobe Thai"/>
                <w:noProof/>
                <w:webHidden/>
                <w:sz w:val="20"/>
                <w:szCs w:val="20"/>
              </w:rPr>
              <w:tab/>
            </w:r>
            <w:r w:rsidRPr="00DE50E0">
              <w:rPr>
                <w:rFonts w:ascii="Adobe Thai" w:hAnsi="Adobe Thai" w:cs="Adobe Thai"/>
                <w:noProof/>
                <w:webHidden/>
                <w:sz w:val="20"/>
                <w:szCs w:val="20"/>
              </w:rPr>
              <w:fldChar w:fldCharType="begin"/>
            </w:r>
            <w:r w:rsidRPr="00DE50E0">
              <w:rPr>
                <w:rFonts w:ascii="Adobe Thai" w:hAnsi="Adobe Thai" w:cs="Adobe Thai"/>
                <w:noProof/>
                <w:webHidden/>
                <w:sz w:val="20"/>
                <w:szCs w:val="20"/>
              </w:rPr>
              <w:instrText xml:space="preserve"> PAGEREF _Toc153965143 \h </w:instrText>
            </w:r>
            <w:r w:rsidRPr="00DE50E0">
              <w:rPr>
                <w:rFonts w:ascii="Adobe Thai" w:hAnsi="Adobe Thai" w:cs="Adobe Thai"/>
                <w:noProof/>
                <w:webHidden/>
                <w:sz w:val="20"/>
                <w:szCs w:val="20"/>
              </w:rPr>
            </w:r>
            <w:r w:rsidRPr="00DE50E0">
              <w:rPr>
                <w:rFonts w:ascii="Adobe Thai" w:hAnsi="Adobe Thai" w:cs="Adobe Thai"/>
                <w:noProof/>
                <w:webHidden/>
                <w:sz w:val="20"/>
                <w:szCs w:val="20"/>
              </w:rPr>
              <w:fldChar w:fldCharType="separate"/>
            </w:r>
            <w:r w:rsidRPr="00DE50E0">
              <w:rPr>
                <w:rFonts w:ascii="Adobe Thai" w:hAnsi="Adobe Thai" w:cs="Adobe Thai"/>
                <w:noProof/>
                <w:webHidden/>
                <w:sz w:val="20"/>
                <w:szCs w:val="20"/>
              </w:rPr>
              <w:t>27</w:t>
            </w:r>
            <w:r w:rsidRPr="00DE50E0">
              <w:rPr>
                <w:rFonts w:ascii="Adobe Thai" w:hAnsi="Adobe Thai" w:cs="Adobe Thai"/>
                <w:noProof/>
                <w:webHidden/>
                <w:sz w:val="20"/>
                <w:szCs w:val="20"/>
              </w:rPr>
              <w:fldChar w:fldCharType="end"/>
            </w:r>
          </w:hyperlink>
        </w:p>
        <w:p w14:paraId="1A72C395" w14:textId="099A3555" w:rsidR="005F2EE3" w:rsidRPr="00DE50E0" w:rsidRDefault="005F2EE3" w:rsidP="00E07642">
          <w:pPr>
            <w:pStyle w:val="TM3"/>
            <w:tabs>
              <w:tab w:val="right" w:leader="dot" w:pos="9062"/>
            </w:tabs>
            <w:spacing w:line="276" w:lineRule="auto"/>
            <w:rPr>
              <w:rFonts w:ascii="Adobe Thai" w:hAnsi="Adobe Thai" w:cs="Adobe Thai"/>
              <w:noProof/>
              <w:kern w:val="2"/>
              <w:sz w:val="20"/>
              <w:szCs w:val="20"/>
              <w14:ligatures w14:val="standardContextual"/>
            </w:rPr>
          </w:pPr>
          <w:hyperlink w:anchor="_Toc153965144" w:history="1">
            <w:r w:rsidRPr="00DE50E0">
              <w:rPr>
                <w:rStyle w:val="Lienhypertexte"/>
                <w:rFonts w:ascii="Adobe Thai" w:hAnsi="Adobe Thai" w:cs="Adobe Thai"/>
                <w:noProof/>
                <w:sz w:val="20"/>
                <w:szCs w:val="20"/>
              </w:rPr>
              <w:t>Influence de l’écoulement sur l’impédance de surface</w:t>
            </w:r>
            <w:r w:rsidRPr="00DE50E0">
              <w:rPr>
                <w:rFonts w:ascii="Adobe Thai" w:hAnsi="Adobe Thai" w:cs="Adobe Thai"/>
                <w:noProof/>
                <w:webHidden/>
                <w:sz w:val="20"/>
                <w:szCs w:val="20"/>
              </w:rPr>
              <w:tab/>
            </w:r>
            <w:r w:rsidRPr="00DE50E0">
              <w:rPr>
                <w:rFonts w:ascii="Adobe Thai" w:hAnsi="Adobe Thai" w:cs="Adobe Thai"/>
                <w:noProof/>
                <w:webHidden/>
                <w:sz w:val="20"/>
                <w:szCs w:val="20"/>
              </w:rPr>
              <w:fldChar w:fldCharType="begin"/>
            </w:r>
            <w:r w:rsidRPr="00DE50E0">
              <w:rPr>
                <w:rFonts w:ascii="Adobe Thai" w:hAnsi="Adobe Thai" w:cs="Adobe Thai"/>
                <w:noProof/>
                <w:webHidden/>
                <w:sz w:val="20"/>
                <w:szCs w:val="20"/>
              </w:rPr>
              <w:instrText xml:space="preserve"> PAGEREF _Toc153965144 \h </w:instrText>
            </w:r>
            <w:r w:rsidRPr="00DE50E0">
              <w:rPr>
                <w:rFonts w:ascii="Adobe Thai" w:hAnsi="Adobe Thai" w:cs="Adobe Thai"/>
                <w:noProof/>
                <w:webHidden/>
                <w:sz w:val="20"/>
                <w:szCs w:val="20"/>
              </w:rPr>
            </w:r>
            <w:r w:rsidRPr="00DE50E0">
              <w:rPr>
                <w:rFonts w:ascii="Adobe Thai" w:hAnsi="Adobe Thai" w:cs="Adobe Thai"/>
                <w:noProof/>
                <w:webHidden/>
                <w:sz w:val="20"/>
                <w:szCs w:val="20"/>
              </w:rPr>
              <w:fldChar w:fldCharType="separate"/>
            </w:r>
            <w:r w:rsidRPr="00DE50E0">
              <w:rPr>
                <w:rFonts w:ascii="Adobe Thai" w:hAnsi="Adobe Thai" w:cs="Adobe Thai"/>
                <w:noProof/>
                <w:webHidden/>
                <w:sz w:val="20"/>
                <w:szCs w:val="20"/>
              </w:rPr>
              <w:t>28</w:t>
            </w:r>
            <w:r w:rsidRPr="00DE50E0">
              <w:rPr>
                <w:rFonts w:ascii="Adobe Thai" w:hAnsi="Adobe Thai" w:cs="Adobe Thai"/>
                <w:noProof/>
                <w:webHidden/>
                <w:sz w:val="20"/>
                <w:szCs w:val="20"/>
              </w:rPr>
              <w:fldChar w:fldCharType="end"/>
            </w:r>
          </w:hyperlink>
        </w:p>
        <w:p w14:paraId="3FC5F9E1" w14:textId="2E6CAF7D" w:rsidR="005F2EE3" w:rsidRPr="00DE50E0" w:rsidRDefault="005F2EE3" w:rsidP="00E07642">
          <w:pPr>
            <w:pStyle w:val="TM2"/>
            <w:spacing w:line="276" w:lineRule="auto"/>
            <w:rPr>
              <w:rFonts w:ascii="Adobe Thai" w:hAnsi="Adobe Thai" w:cs="Adobe Thai"/>
              <w:noProof/>
              <w:kern w:val="2"/>
              <w:sz w:val="20"/>
              <w:szCs w:val="20"/>
              <w14:ligatures w14:val="standardContextual"/>
            </w:rPr>
          </w:pPr>
          <w:hyperlink w:anchor="_Toc153965145" w:history="1">
            <w:r w:rsidRPr="00DE50E0">
              <w:rPr>
                <w:rStyle w:val="Lienhypertexte"/>
                <w:rFonts w:ascii="Adobe Thai" w:hAnsi="Adobe Thai" w:cs="Adobe Thai"/>
                <w:noProof/>
                <w:sz w:val="20"/>
                <w:szCs w:val="20"/>
              </w:rPr>
              <w:t>Prise en compte de l’angle d’incidence</w:t>
            </w:r>
            <w:r w:rsidRPr="00DE50E0">
              <w:rPr>
                <w:rFonts w:ascii="Adobe Thai" w:hAnsi="Adobe Thai" w:cs="Adobe Thai"/>
                <w:noProof/>
                <w:webHidden/>
                <w:sz w:val="20"/>
                <w:szCs w:val="20"/>
              </w:rPr>
              <w:tab/>
            </w:r>
            <w:r w:rsidRPr="00DE50E0">
              <w:rPr>
                <w:rFonts w:ascii="Adobe Thai" w:hAnsi="Adobe Thai" w:cs="Adobe Thai"/>
                <w:noProof/>
                <w:webHidden/>
                <w:sz w:val="20"/>
                <w:szCs w:val="20"/>
              </w:rPr>
              <w:fldChar w:fldCharType="begin"/>
            </w:r>
            <w:r w:rsidRPr="00DE50E0">
              <w:rPr>
                <w:rFonts w:ascii="Adobe Thai" w:hAnsi="Adobe Thai" w:cs="Adobe Thai"/>
                <w:noProof/>
                <w:webHidden/>
                <w:sz w:val="20"/>
                <w:szCs w:val="20"/>
              </w:rPr>
              <w:instrText xml:space="preserve"> PAGEREF _Toc153965145 \h </w:instrText>
            </w:r>
            <w:r w:rsidRPr="00DE50E0">
              <w:rPr>
                <w:rFonts w:ascii="Adobe Thai" w:hAnsi="Adobe Thai" w:cs="Adobe Thai"/>
                <w:noProof/>
                <w:webHidden/>
                <w:sz w:val="20"/>
                <w:szCs w:val="20"/>
              </w:rPr>
            </w:r>
            <w:r w:rsidRPr="00DE50E0">
              <w:rPr>
                <w:rFonts w:ascii="Adobe Thai" w:hAnsi="Adobe Thai" w:cs="Adobe Thai"/>
                <w:noProof/>
                <w:webHidden/>
                <w:sz w:val="20"/>
                <w:szCs w:val="20"/>
              </w:rPr>
              <w:fldChar w:fldCharType="separate"/>
            </w:r>
            <w:r w:rsidRPr="00DE50E0">
              <w:rPr>
                <w:rFonts w:ascii="Adobe Thai" w:hAnsi="Adobe Thai" w:cs="Adobe Thai"/>
                <w:noProof/>
                <w:webHidden/>
                <w:sz w:val="20"/>
                <w:szCs w:val="20"/>
              </w:rPr>
              <w:t>30</w:t>
            </w:r>
            <w:r w:rsidRPr="00DE50E0">
              <w:rPr>
                <w:rFonts w:ascii="Adobe Thai" w:hAnsi="Adobe Thai" w:cs="Adobe Thai"/>
                <w:noProof/>
                <w:webHidden/>
                <w:sz w:val="20"/>
                <w:szCs w:val="20"/>
              </w:rPr>
              <w:fldChar w:fldCharType="end"/>
            </w:r>
          </w:hyperlink>
        </w:p>
        <w:p w14:paraId="291002E8" w14:textId="6CE939D7" w:rsidR="005F2EE3" w:rsidRPr="00DE50E0" w:rsidRDefault="005F2EE3" w:rsidP="00E07642">
          <w:pPr>
            <w:pStyle w:val="TM1"/>
            <w:tabs>
              <w:tab w:val="right" w:leader="dot" w:pos="9062"/>
            </w:tabs>
            <w:spacing w:line="276" w:lineRule="auto"/>
            <w:rPr>
              <w:rFonts w:ascii="Adobe Thai" w:hAnsi="Adobe Thai" w:cs="Adobe Thai"/>
              <w:noProof/>
              <w:kern w:val="2"/>
              <w:sz w:val="20"/>
              <w:szCs w:val="20"/>
              <w14:ligatures w14:val="standardContextual"/>
            </w:rPr>
          </w:pPr>
          <w:hyperlink w:anchor="_Toc153965146" w:history="1">
            <w:r w:rsidRPr="00DE50E0">
              <w:rPr>
                <w:rStyle w:val="Lienhypertexte"/>
                <w:rFonts w:ascii="Adobe Thai" w:hAnsi="Adobe Thai" w:cs="Adobe Thai"/>
                <w:noProof/>
                <w:sz w:val="20"/>
                <w:szCs w:val="20"/>
              </w:rPr>
              <w:t>Perspectives et direction de la recherche</w:t>
            </w:r>
            <w:r w:rsidRPr="00DE50E0">
              <w:rPr>
                <w:rFonts w:ascii="Adobe Thai" w:hAnsi="Adobe Thai" w:cs="Adobe Thai"/>
                <w:noProof/>
                <w:webHidden/>
                <w:sz w:val="20"/>
                <w:szCs w:val="20"/>
              </w:rPr>
              <w:tab/>
            </w:r>
            <w:r w:rsidRPr="00DE50E0">
              <w:rPr>
                <w:rFonts w:ascii="Adobe Thai" w:hAnsi="Adobe Thai" w:cs="Adobe Thai"/>
                <w:noProof/>
                <w:webHidden/>
                <w:sz w:val="20"/>
                <w:szCs w:val="20"/>
              </w:rPr>
              <w:fldChar w:fldCharType="begin"/>
            </w:r>
            <w:r w:rsidRPr="00DE50E0">
              <w:rPr>
                <w:rFonts w:ascii="Adobe Thai" w:hAnsi="Adobe Thai" w:cs="Adobe Thai"/>
                <w:noProof/>
                <w:webHidden/>
                <w:sz w:val="20"/>
                <w:szCs w:val="20"/>
              </w:rPr>
              <w:instrText xml:space="preserve"> PAGEREF _Toc153965146 \h </w:instrText>
            </w:r>
            <w:r w:rsidRPr="00DE50E0">
              <w:rPr>
                <w:rFonts w:ascii="Adobe Thai" w:hAnsi="Adobe Thai" w:cs="Adobe Thai"/>
                <w:noProof/>
                <w:webHidden/>
                <w:sz w:val="20"/>
                <w:szCs w:val="20"/>
              </w:rPr>
            </w:r>
            <w:r w:rsidRPr="00DE50E0">
              <w:rPr>
                <w:rFonts w:ascii="Adobe Thai" w:hAnsi="Adobe Thai" w:cs="Adobe Thai"/>
                <w:noProof/>
                <w:webHidden/>
                <w:sz w:val="20"/>
                <w:szCs w:val="20"/>
              </w:rPr>
              <w:fldChar w:fldCharType="separate"/>
            </w:r>
            <w:r w:rsidRPr="00DE50E0">
              <w:rPr>
                <w:rFonts w:ascii="Adobe Thai" w:hAnsi="Adobe Thai" w:cs="Adobe Thai"/>
                <w:noProof/>
                <w:webHidden/>
                <w:sz w:val="20"/>
                <w:szCs w:val="20"/>
              </w:rPr>
              <w:t>30</w:t>
            </w:r>
            <w:r w:rsidRPr="00DE50E0">
              <w:rPr>
                <w:rFonts w:ascii="Adobe Thai" w:hAnsi="Adobe Thai" w:cs="Adobe Thai"/>
                <w:noProof/>
                <w:webHidden/>
                <w:sz w:val="20"/>
                <w:szCs w:val="20"/>
              </w:rPr>
              <w:fldChar w:fldCharType="end"/>
            </w:r>
          </w:hyperlink>
        </w:p>
        <w:p w14:paraId="7B56F483" w14:textId="77777777" w:rsidR="00DE50E0" w:rsidRDefault="005F2EE3" w:rsidP="00E07642">
          <w:pPr>
            <w:spacing w:line="276" w:lineRule="auto"/>
            <w:rPr>
              <w:rFonts w:ascii="Adobe Thai" w:hAnsi="Adobe Thai" w:cs="Adobe Thai"/>
              <w:b/>
              <w:bCs/>
            </w:rPr>
          </w:pPr>
          <w:r w:rsidRPr="00DE50E0">
            <w:rPr>
              <w:rFonts w:ascii="Adobe Thai" w:hAnsi="Adobe Thai" w:cs="Adobe Thai"/>
              <w:b/>
              <w:bCs/>
            </w:rPr>
            <w:fldChar w:fldCharType="end"/>
          </w:r>
          <w:commentRangeEnd w:id="28"/>
          <w:r w:rsidR="00C13782">
            <w:rPr>
              <w:rStyle w:val="Marquedecommentaire"/>
            </w:rPr>
            <w:commentReference w:id="28"/>
          </w:r>
        </w:p>
      </w:sdtContent>
    </w:sdt>
    <w:p w14:paraId="36AD2EC7" w14:textId="30F5FFDA" w:rsidR="0024011A" w:rsidRDefault="0024011A" w:rsidP="0024011A">
      <w:pPr>
        <w:spacing w:line="276" w:lineRule="auto"/>
        <w:rPr>
          <w:rFonts w:ascii="Adobe Thai" w:hAnsi="Adobe Thai" w:cs="Adobe Thai"/>
          <w:b/>
          <w:bCs/>
        </w:rPr>
      </w:pPr>
    </w:p>
    <w:p w14:paraId="12284F73" w14:textId="7764705C" w:rsidR="00DE50E0" w:rsidRDefault="00DE50E0" w:rsidP="00DE50E0">
      <w:pPr>
        <w:spacing w:line="276" w:lineRule="auto"/>
        <w:ind w:firstLine="708"/>
        <w:rPr>
          <w:rFonts w:ascii="Adobe Thai" w:hAnsi="Adobe Thai" w:cs="Adobe Thai"/>
          <w:b/>
          <w:bCs/>
        </w:rPr>
      </w:pPr>
    </w:p>
    <w:p w14:paraId="4F2EFD95" w14:textId="7550C547" w:rsidR="008944CE" w:rsidRPr="00DE50E0" w:rsidRDefault="005F2EE3">
      <w:pPr>
        <w:pStyle w:val="Titre1"/>
        <w:rPr>
          <w:bCs/>
          <w:sz w:val="36"/>
          <w:szCs w:val="36"/>
        </w:rPr>
        <w:pPrChange w:id="29" w:author="Lopez, Maël" w:date="2023-12-22T07:43:00Z">
          <w:pPr>
            <w:spacing w:line="276" w:lineRule="auto"/>
          </w:pPr>
        </w:pPrChange>
      </w:pPr>
      <w:r w:rsidRPr="00DE50E0">
        <w:br w:type="page"/>
      </w:r>
      <w:bookmarkStart w:id="30" w:name="_Toc153965111"/>
      <w:commentRangeStart w:id="31"/>
      <w:r w:rsidR="00B30F92" w:rsidRPr="006E697E">
        <w:rPr>
          <w:rPrChange w:id="32" w:author="Lopez, Maël" w:date="2023-12-22T07:43:00Z">
            <w:rPr>
              <w:rStyle w:val="Titre1Car"/>
              <w:rFonts w:ascii="Adobe Thai" w:hAnsi="Adobe Thai" w:cs="Adobe Thai"/>
            </w:rPr>
          </w:rPrChange>
        </w:rPr>
        <w:lastRenderedPageBreak/>
        <w:t xml:space="preserve">État de l’art de la réduction de bruit </w:t>
      </w:r>
      <w:r w:rsidR="00EB2D2F" w:rsidRPr="006E697E">
        <w:rPr>
          <w:rPrChange w:id="33" w:author="Lopez, Maël" w:date="2023-12-22T07:43:00Z">
            <w:rPr>
              <w:rStyle w:val="Titre1Car"/>
              <w:rFonts w:ascii="Adobe Thai" w:hAnsi="Adobe Thai" w:cs="Adobe Thai"/>
            </w:rPr>
          </w:rPrChange>
        </w:rPr>
        <w:t>pour les rotors de queue</w:t>
      </w:r>
      <w:bookmarkEnd w:id="30"/>
      <w:commentRangeEnd w:id="31"/>
      <w:r w:rsidR="00C63DB1">
        <w:rPr>
          <w:rStyle w:val="Marquedecommentaire"/>
          <w:rFonts w:asciiTheme="minorHAnsi" w:eastAsiaTheme="minorHAnsi" w:hAnsiTheme="minorHAnsi" w:cstheme="minorBidi"/>
          <w:b w:val="0"/>
          <w:color w:val="auto"/>
        </w:rPr>
        <w:commentReference w:id="31"/>
      </w:r>
    </w:p>
    <w:p w14:paraId="28887F79" w14:textId="46C87FC7" w:rsidR="008944CE" w:rsidRPr="006E697E" w:rsidRDefault="008944CE">
      <w:pPr>
        <w:pStyle w:val="Titre2"/>
        <w:rPr>
          <w:rPrChange w:id="34" w:author="Lopez, Maël" w:date="2023-12-22T07:42:00Z">
            <w:rPr>
              <w:rFonts w:ascii="Adobe Thai" w:hAnsi="Adobe Thai" w:cs="Adobe Thai"/>
            </w:rPr>
          </w:rPrChange>
        </w:rPr>
        <w:pPrChange w:id="35" w:author="Lopez, Maël" w:date="2023-12-22T07:42:00Z">
          <w:pPr>
            <w:pStyle w:val="Titre2"/>
            <w:spacing w:line="276" w:lineRule="auto"/>
          </w:pPr>
        </w:pPrChange>
      </w:pPr>
      <w:bookmarkStart w:id="36" w:name="_Toc153965112"/>
      <w:r w:rsidRPr="006E697E">
        <w:rPr>
          <w:rPrChange w:id="37" w:author="Lopez, Maël" w:date="2023-12-22T07:42:00Z">
            <w:rPr>
              <w:rFonts w:ascii="Adobe Thai" w:hAnsi="Adobe Thai" w:cs="Adobe Thai"/>
            </w:rPr>
          </w:rPrChange>
        </w:rPr>
        <w:t>Rappel</w:t>
      </w:r>
      <w:r w:rsidR="0089173C" w:rsidRPr="006E697E">
        <w:rPr>
          <w:rPrChange w:id="38" w:author="Lopez, Maël" w:date="2023-12-22T07:42:00Z">
            <w:rPr>
              <w:rFonts w:ascii="Adobe Thai" w:hAnsi="Adobe Thai" w:cs="Adobe Thai"/>
            </w:rPr>
          </w:rPrChange>
        </w:rPr>
        <w:t>s</w:t>
      </w:r>
      <w:r w:rsidRPr="006E697E">
        <w:rPr>
          <w:rPrChange w:id="39" w:author="Lopez, Maël" w:date="2023-12-22T07:42:00Z">
            <w:rPr>
              <w:rFonts w:ascii="Adobe Thai" w:hAnsi="Adobe Thai" w:cs="Adobe Thai"/>
            </w:rPr>
          </w:rPrChange>
        </w:rPr>
        <w:t xml:space="preserve"> sur le bruit généré par un hélicoptère</w:t>
      </w:r>
      <w:bookmarkEnd w:id="36"/>
    </w:p>
    <w:p w14:paraId="126C2EC9" w14:textId="77777777" w:rsidR="00C40152" w:rsidRPr="00DE50E0" w:rsidRDefault="00C40152" w:rsidP="00E07642">
      <w:pPr>
        <w:spacing w:line="276" w:lineRule="auto"/>
        <w:rPr>
          <w:rFonts w:ascii="Adobe Thai" w:hAnsi="Adobe Thai" w:cs="Adobe Thai"/>
        </w:rPr>
      </w:pPr>
    </w:p>
    <w:p w14:paraId="2B5912BF" w14:textId="5925822B" w:rsidR="00A749CF" w:rsidRPr="00DE50E0" w:rsidRDefault="00A749CF" w:rsidP="00E07642">
      <w:pPr>
        <w:spacing w:line="276" w:lineRule="auto"/>
        <w:jc w:val="both"/>
        <w:rPr>
          <w:rFonts w:ascii="Adobe Thai" w:hAnsi="Adobe Thai" w:cs="Adobe Thai"/>
        </w:rPr>
      </w:pPr>
      <w:r w:rsidRPr="00DE50E0">
        <w:rPr>
          <w:rFonts w:ascii="Adobe Thai" w:hAnsi="Adobe Thai" w:cs="Adobe Thai"/>
        </w:rPr>
        <w:t xml:space="preserve">Le bruit généré </w:t>
      </w:r>
      <w:r w:rsidR="00BC0238" w:rsidRPr="00DE50E0">
        <w:rPr>
          <w:rFonts w:ascii="Adobe Thai" w:hAnsi="Adobe Thai" w:cs="Adobe Thai"/>
        </w:rPr>
        <w:t xml:space="preserve">par un </w:t>
      </w:r>
      <w:r w:rsidRPr="00DE50E0">
        <w:rPr>
          <w:rFonts w:ascii="Adobe Thai" w:hAnsi="Adobe Thai" w:cs="Adobe Thai"/>
        </w:rPr>
        <w:t>hélicoptèr</w:t>
      </w:r>
      <w:r w:rsidR="00BC0238" w:rsidRPr="00DE50E0">
        <w:rPr>
          <w:rFonts w:ascii="Adobe Thai" w:hAnsi="Adobe Thai" w:cs="Adobe Thai"/>
        </w:rPr>
        <w:t>e</w:t>
      </w:r>
      <w:r w:rsidRPr="00DE50E0">
        <w:rPr>
          <w:rFonts w:ascii="Adobe Thai" w:hAnsi="Adobe Thai" w:cs="Adobe Thai"/>
        </w:rPr>
        <w:t xml:space="preserve"> est principalement causé par deux catégories de sources qui sont les sources mécaniques et les sources aérodynamiques. Le bruit aérodynamique est dû à l’interaction entre l</w:t>
      </w:r>
      <w:r w:rsidR="00BC0238" w:rsidRPr="00DE50E0">
        <w:rPr>
          <w:rFonts w:ascii="Adobe Thai" w:hAnsi="Adobe Thai" w:cs="Adobe Thai"/>
        </w:rPr>
        <w:t>e rotor</w:t>
      </w:r>
      <w:r w:rsidRPr="00DE50E0">
        <w:rPr>
          <w:rFonts w:ascii="Adobe Thai" w:hAnsi="Adobe Thai" w:cs="Adobe Thai"/>
        </w:rPr>
        <w:t xml:space="preserve"> et l’air qui l’entoure</w:t>
      </w:r>
      <w:ins w:id="40" w:author="Lopez, Maël" w:date="2023-12-22T06:01:00Z">
        <w:r w:rsidR="000766FB">
          <w:rPr>
            <w:rFonts w:ascii="Adobe Thai" w:hAnsi="Adobe Thai" w:cs="Adobe Thai"/>
          </w:rPr>
          <w:t xml:space="preserve">. </w:t>
        </w:r>
      </w:ins>
      <w:del w:id="41" w:author="Lopez, Maël" w:date="2023-12-22T06:01:00Z">
        <w:r w:rsidRPr="00DE50E0" w:rsidDel="000766FB">
          <w:rPr>
            <w:rFonts w:ascii="Adobe Thai" w:hAnsi="Adobe Thai" w:cs="Adobe Thai"/>
          </w:rPr>
          <w:delText>,</w:delText>
        </w:r>
        <w:r w:rsidR="00BC0238" w:rsidRPr="00DE50E0" w:rsidDel="000766FB">
          <w:rPr>
            <w:rFonts w:ascii="Adobe Thai" w:hAnsi="Adobe Thai" w:cs="Adobe Thai"/>
          </w:rPr>
          <w:delText xml:space="preserve"> t</w:delText>
        </w:r>
      </w:del>
      <w:ins w:id="42" w:author="Lopez, Maël" w:date="2023-12-22T06:01:00Z">
        <w:r w:rsidR="000766FB">
          <w:rPr>
            <w:rFonts w:ascii="Adobe Thai" w:hAnsi="Adobe Thai" w:cs="Adobe Thai"/>
          </w:rPr>
          <w:t>T</w:t>
        </w:r>
      </w:ins>
      <w:r w:rsidR="00BC0238" w:rsidRPr="00DE50E0">
        <w:rPr>
          <w:rFonts w:ascii="Adobe Thai" w:hAnsi="Adobe Thai" w:cs="Adobe Thai"/>
        </w:rPr>
        <w:t>andis que l</w:t>
      </w:r>
      <w:r w:rsidRPr="00DE50E0">
        <w:rPr>
          <w:rFonts w:ascii="Adobe Thai" w:hAnsi="Adobe Thai" w:cs="Adobe Thai"/>
        </w:rPr>
        <w:t>e bruit mécanique est relatif au moteur de l’appareil, à la transmission solidienne des vibrations et au rayonnement du son par la structure ainsi qu’à la transmission aérienne de la ligne d’échappement</w:t>
      </w:r>
      <w:r w:rsidR="00BC0238" w:rsidRPr="00DE50E0">
        <w:rPr>
          <w:rFonts w:ascii="Adobe Thai" w:hAnsi="Adobe Thai" w:cs="Adobe Thai"/>
        </w:rPr>
        <w:t>.</w:t>
      </w:r>
    </w:p>
    <w:p w14:paraId="592CAD43" w14:textId="0413B1AD" w:rsidR="00A749CF" w:rsidRPr="00DE50E0" w:rsidRDefault="00BC0238" w:rsidP="00E07642">
      <w:pPr>
        <w:spacing w:line="276" w:lineRule="auto"/>
        <w:jc w:val="both"/>
        <w:rPr>
          <w:rFonts w:ascii="Adobe Thai" w:hAnsi="Adobe Thai" w:cs="Adobe Thai"/>
        </w:rPr>
      </w:pPr>
      <w:r w:rsidRPr="00DE50E0">
        <w:rPr>
          <w:rFonts w:ascii="Adobe Thai" w:hAnsi="Adobe Thai" w:cs="Adobe Thai"/>
        </w:rPr>
        <w:t xml:space="preserve">Le bruit aérodynamique engendré par un rotor ou une hélice peut être décomposé en plusieurs bruits aux </w:t>
      </w:r>
      <w:commentRangeStart w:id="43"/>
      <w:r w:rsidRPr="00DE50E0">
        <w:rPr>
          <w:rFonts w:ascii="Adobe Thai" w:hAnsi="Adobe Thai" w:cs="Adobe Thai"/>
        </w:rPr>
        <w:t>propriétés géométriques</w:t>
      </w:r>
      <w:commentRangeEnd w:id="43"/>
      <w:r w:rsidR="00C13782">
        <w:rPr>
          <w:rStyle w:val="Marquedecommentaire"/>
        </w:rPr>
        <w:commentReference w:id="43"/>
      </w:r>
      <w:r w:rsidRPr="00DE50E0">
        <w:rPr>
          <w:rFonts w:ascii="Adobe Thai" w:hAnsi="Adobe Thai" w:cs="Adobe Thai"/>
        </w:rPr>
        <w:t xml:space="preserve"> et fréquentielles</w:t>
      </w:r>
      <w:r w:rsidR="00972B85" w:rsidRPr="00DE50E0">
        <w:rPr>
          <w:rFonts w:ascii="Adobe Thai" w:hAnsi="Adobe Thai" w:cs="Adobe Thai"/>
        </w:rPr>
        <w:t xml:space="preserve"> différentes.</w:t>
      </w:r>
    </w:p>
    <w:p w14:paraId="045A9198" w14:textId="06C87FAD" w:rsidR="00C40152" w:rsidRPr="00DE50E0" w:rsidRDefault="00C40152" w:rsidP="00E07642">
      <w:pPr>
        <w:pStyle w:val="Paragraphedeliste"/>
        <w:numPr>
          <w:ilvl w:val="0"/>
          <w:numId w:val="11"/>
        </w:numPr>
        <w:spacing w:line="276" w:lineRule="auto"/>
        <w:jc w:val="both"/>
        <w:rPr>
          <w:rFonts w:ascii="Adobe Thai" w:hAnsi="Adobe Thai" w:cs="Adobe Thai"/>
          <w:i/>
          <w:iCs/>
        </w:rPr>
      </w:pPr>
      <w:commentRangeStart w:id="44"/>
      <w:r w:rsidRPr="00DE50E0">
        <w:rPr>
          <w:rFonts w:ascii="Adobe Thai" w:hAnsi="Adobe Thai" w:cs="Adobe Thai"/>
          <w:i/>
          <w:iCs/>
        </w:rPr>
        <w:t xml:space="preserve">Le bruit d’épaisseur </w:t>
      </w:r>
      <w:commentRangeEnd w:id="44"/>
      <w:r w:rsidR="000766FB">
        <w:rPr>
          <w:rStyle w:val="Marquedecommentaire"/>
        </w:rPr>
        <w:commentReference w:id="44"/>
      </w:r>
      <w:r w:rsidRPr="00DE50E0">
        <w:rPr>
          <w:rFonts w:ascii="Adobe Thai" w:hAnsi="Adobe Thai" w:cs="Adobe Thai"/>
        </w:rPr>
        <w:t xml:space="preserve">est une forme de </w:t>
      </w:r>
      <w:r w:rsidR="001F5317" w:rsidRPr="00DE50E0">
        <w:rPr>
          <w:rFonts w:ascii="Adobe Thai" w:hAnsi="Adobe Thai" w:cs="Adobe Thai"/>
        </w:rPr>
        <w:t>bruit liée</w:t>
      </w:r>
      <w:r w:rsidRPr="00DE50E0">
        <w:rPr>
          <w:rFonts w:ascii="Adobe Thai" w:hAnsi="Adobe Thai" w:cs="Adobe Thai"/>
        </w:rPr>
        <w:t xml:space="preserve"> au déplacement de l’air par les pales</w:t>
      </w:r>
      <w:r w:rsidR="009D0862" w:rsidRPr="00DE50E0">
        <w:rPr>
          <w:rFonts w:ascii="Adobe Thai" w:hAnsi="Adobe Thai" w:cs="Adobe Thai"/>
        </w:rPr>
        <w:t xml:space="preserve"> dans le plan du rotor. Ce bruit est principalement perçu dans ce même plan, et s’apparente à celui du vent (phénomène de battements,</w:t>
      </w:r>
      <w:r w:rsidR="00E40146" w:rsidRPr="00DE50E0">
        <w:rPr>
          <w:rFonts w:ascii="Adobe Thai" w:hAnsi="Adobe Thai" w:cs="Adobe Thai"/>
        </w:rPr>
        <w:t xml:space="preserve"> sifflements à hautes</w:t>
      </w:r>
      <w:r w:rsidR="009D0862" w:rsidRPr="00DE50E0">
        <w:rPr>
          <w:rFonts w:ascii="Adobe Thai" w:hAnsi="Adobe Thai" w:cs="Adobe Thai"/>
        </w:rPr>
        <w:t xml:space="preserve"> fréquences). Dans le cas d’un rotor de queue caréné par exemple, celui-ci sera grandement atténué par </w:t>
      </w:r>
      <w:commentRangeStart w:id="45"/>
      <w:r w:rsidR="009D0862" w:rsidRPr="00DE50E0">
        <w:rPr>
          <w:rFonts w:ascii="Adobe Thai" w:hAnsi="Adobe Thai" w:cs="Adobe Thai"/>
        </w:rPr>
        <w:t>l’</w:t>
      </w:r>
      <w:r w:rsidR="009D0862" w:rsidRPr="00DE50E0">
        <w:rPr>
          <w:rFonts w:ascii="Adobe Thai" w:hAnsi="Adobe Thai" w:cs="Adobe Thai"/>
          <w:i/>
          <w:iCs/>
        </w:rPr>
        <w:t xml:space="preserve">effet de bouclier </w:t>
      </w:r>
      <w:commentRangeEnd w:id="45"/>
      <w:r w:rsidR="00C13782">
        <w:rPr>
          <w:rStyle w:val="Marquedecommentaire"/>
        </w:rPr>
        <w:commentReference w:id="45"/>
      </w:r>
      <w:r w:rsidR="009D0862" w:rsidRPr="00DE50E0">
        <w:rPr>
          <w:rFonts w:ascii="Adobe Thai" w:hAnsi="Adobe Thai" w:cs="Adobe Thai"/>
        </w:rPr>
        <w:t>induit par le carénage.</w:t>
      </w:r>
    </w:p>
    <w:p w14:paraId="558445FB" w14:textId="77777777" w:rsidR="009D0862" w:rsidRPr="00DE50E0" w:rsidRDefault="009D0862" w:rsidP="00E07642">
      <w:pPr>
        <w:pStyle w:val="Paragraphedeliste"/>
        <w:spacing w:line="276" w:lineRule="auto"/>
        <w:ind w:left="410"/>
        <w:jc w:val="both"/>
        <w:rPr>
          <w:rFonts w:ascii="Adobe Thai" w:hAnsi="Adobe Thai" w:cs="Adobe Thai"/>
          <w:i/>
          <w:iCs/>
        </w:rPr>
      </w:pPr>
    </w:p>
    <w:p w14:paraId="69B40ABD" w14:textId="0CE937FE" w:rsidR="00DC5C0C" w:rsidRPr="00DE50E0" w:rsidRDefault="00DC5C0C" w:rsidP="00E07642">
      <w:pPr>
        <w:pStyle w:val="Paragraphedeliste"/>
        <w:numPr>
          <w:ilvl w:val="0"/>
          <w:numId w:val="11"/>
        </w:numPr>
        <w:spacing w:line="276" w:lineRule="auto"/>
        <w:jc w:val="both"/>
        <w:rPr>
          <w:rFonts w:ascii="Adobe Thai" w:hAnsi="Adobe Thai" w:cs="Adobe Thai"/>
          <w:i/>
          <w:iCs/>
        </w:rPr>
      </w:pPr>
      <w:r w:rsidRPr="00DE50E0">
        <w:rPr>
          <w:rFonts w:ascii="Adobe Thai" w:hAnsi="Adobe Thai" w:cs="Adobe Thai"/>
          <w:i/>
          <w:iCs/>
        </w:rPr>
        <w:t xml:space="preserve">Le bruit de chargement </w:t>
      </w:r>
      <w:r w:rsidR="009D0862" w:rsidRPr="00DE50E0">
        <w:rPr>
          <w:rFonts w:ascii="Adobe Thai" w:hAnsi="Adobe Thai" w:cs="Adobe Thai"/>
        </w:rPr>
        <w:t>ou de charge est un effet de la distribution des forces au</w:t>
      </w:r>
      <w:r w:rsidR="00E40146" w:rsidRPr="00DE50E0">
        <w:rPr>
          <w:rFonts w:ascii="Adobe Thai" w:hAnsi="Adobe Thai" w:cs="Adobe Thai"/>
        </w:rPr>
        <w:t>tour de la pale du rotor. Il se manifeste principalement dans le sens de l’axe de rotation du rotor et augmente lorsqu'on requiert plus de force au rotor.</w:t>
      </w:r>
    </w:p>
    <w:p w14:paraId="1891D9DC" w14:textId="77777777" w:rsidR="00E40146" w:rsidRPr="00DE50E0" w:rsidRDefault="00E40146" w:rsidP="00E07642">
      <w:pPr>
        <w:pStyle w:val="Paragraphedeliste"/>
        <w:spacing w:line="276" w:lineRule="auto"/>
        <w:rPr>
          <w:rFonts w:ascii="Adobe Thai" w:hAnsi="Adobe Thai" w:cs="Adobe Thai"/>
          <w:i/>
          <w:iCs/>
        </w:rPr>
      </w:pPr>
    </w:p>
    <w:p w14:paraId="4D440BF8" w14:textId="389B027D" w:rsidR="00E40146" w:rsidRPr="00DE50E0" w:rsidRDefault="00E40146" w:rsidP="00E07642">
      <w:pPr>
        <w:pStyle w:val="Paragraphedeliste"/>
        <w:numPr>
          <w:ilvl w:val="0"/>
          <w:numId w:val="11"/>
        </w:numPr>
        <w:spacing w:line="276" w:lineRule="auto"/>
        <w:jc w:val="both"/>
        <w:rPr>
          <w:rFonts w:ascii="Adobe Thai" w:hAnsi="Adobe Thai" w:cs="Adobe Thai"/>
          <w:i/>
          <w:iCs/>
        </w:rPr>
      </w:pPr>
      <w:r w:rsidRPr="00DE50E0">
        <w:rPr>
          <w:rFonts w:ascii="Adobe Thai" w:hAnsi="Adobe Thai" w:cs="Adobe Thai"/>
          <w:i/>
          <w:iCs/>
        </w:rPr>
        <w:t xml:space="preserve">Le bruit d’interaction vortex/pale </w:t>
      </w:r>
      <w:r w:rsidRPr="00DE50E0">
        <w:rPr>
          <w:rFonts w:ascii="Adobe Thai" w:hAnsi="Adobe Thai" w:cs="Adobe Thai"/>
        </w:rPr>
        <w:t xml:space="preserve">est plus complexe à caractériser. Il consiste en une variation de la charge d’une pale lorsque celle-ci pénètre dans le vortex laissé par la pale précédente, ce qui va induire une impulsion sonore. Ce bruit est dirigé dans deux directions privilégiées qui sont </w:t>
      </w:r>
      <w:r w:rsidRPr="00DE50E0">
        <w:rPr>
          <w:rFonts w:ascii="Adobe Thai" w:hAnsi="Adobe Thai" w:cs="Adobe Thai"/>
          <w:i/>
          <w:iCs/>
        </w:rPr>
        <w:t>bas-avant</w:t>
      </w:r>
      <w:r w:rsidRPr="00DE50E0">
        <w:rPr>
          <w:rFonts w:ascii="Adobe Thai" w:hAnsi="Adobe Thai" w:cs="Adobe Thai"/>
        </w:rPr>
        <w:t xml:space="preserve"> pour les pales qui « avancent » et </w:t>
      </w:r>
      <w:r w:rsidRPr="00DE50E0">
        <w:rPr>
          <w:rFonts w:ascii="Adobe Thai" w:hAnsi="Adobe Thai" w:cs="Adobe Thai"/>
          <w:i/>
          <w:iCs/>
        </w:rPr>
        <w:t>bas-arrière</w:t>
      </w:r>
      <w:r w:rsidRPr="00DE50E0">
        <w:rPr>
          <w:rFonts w:ascii="Adobe Thai" w:hAnsi="Adobe Thai" w:cs="Adobe Thai"/>
        </w:rPr>
        <w:t xml:space="preserve"> pour les pales qui « reculent » suivant le cycle de rotation du rotor.</w:t>
      </w:r>
      <w:r w:rsidR="008B31AB" w:rsidRPr="00DE50E0">
        <w:rPr>
          <w:rFonts w:ascii="Adobe Thai" w:hAnsi="Adobe Thai" w:cs="Adobe Thai"/>
        </w:rPr>
        <w:t xml:space="preserve"> L</w:t>
      </w:r>
      <w:r w:rsidR="005174FB" w:rsidRPr="00DE50E0">
        <w:rPr>
          <w:rFonts w:ascii="Adobe Thai" w:hAnsi="Adobe Thai" w:cs="Adobe Thai"/>
        </w:rPr>
        <w:t>e nombre de pales, l'angle d’attaque et la trajectoire de l’hélicoptère vont particulièrement influencer les caractéristiques fréquentielles de ce bruit.</w:t>
      </w:r>
    </w:p>
    <w:p w14:paraId="1761E20D" w14:textId="77777777" w:rsidR="005174FB" w:rsidRPr="00DE50E0" w:rsidRDefault="005174FB" w:rsidP="00E07642">
      <w:pPr>
        <w:pStyle w:val="Paragraphedeliste"/>
        <w:spacing w:line="276" w:lineRule="auto"/>
        <w:rPr>
          <w:rFonts w:ascii="Adobe Thai" w:hAnsi="Adobe Thai" w:cs="Adobe Thai"/>
          <w:i/>
          <w:iCs/>
        </w:rPr>
      </w:pPr>
    </w:p>
    <w:p w14:paraId="0612B978" w14:textId="3C8AC1E9" w:rsidR="005174FB" w:rsidRPr="00DE50E0" w:rsidRDefault="005174FB" w:rsidP="00E07642">
      <w:pPr>
        <w:pStyle w:val="Paragraphedeliste"/>
        <w:numPr>
          <w:ilvl w:val="0"/>
          <w:numId w:val="11"/>
        </w:numPr>
        <w:spacing w:line="276" w:lineRule="auto"/>
        <w:jc w:val="both"/>
        <w:rPr>
          <w:rFonts w:ascii="Adobe Thai" w:hAnsi="Adobe Thai" w:cs="Adobe Thai"/>
          <w:i/>
          <w:iCs/>
        </w:rPr>
      </w:pPr>
      <w:r w:rsidRPr="00DE50E0">
        <w:rPr>
          <w:rFonts w:ascii="Adobe Thai" w:hAnsi="Adobe Thai" w:cs="Adobe Thai"/>
          <w:i/>
          <w:iCs/>
        </w:rPr>
        <w:t xml:space="preserve">Le bruit impulsif </w:t>
      </w:r>
      <w:r w:rsidR="00972B85" w:rsidRPr="00DE50E0">
        <w:rPr>
          <w:rFonts w:ascii="Adobe Thai" w:hAnsi="Adobe Thai" w:cs="Adobe Thai"/>
          <w:i/>
          <w:iCs/>
        </w:rPr>
        <w:t xml:space="preserve">(large bande) </w:t>
      </w:r>
      <w:r w:rsidRPr="00DE50E0">
        <w:rPr>
          <w:rFonts w:ascii="Adobe Thai" w:hAnsi="Adobe Thai" w:cs="Adobe Thai"/>
          <w:i/>
          <w:iCs/>
        </w:rPr>
        <w:t xml:space="preserve">haute vitesse </w:t>
      </w:r>
      <w:r w:rsidRPr="00DE50E0">
        <w:rPr>
          <w:rFonts w:ascii="Adobe Thai" w:hAnsi="Adobe Thai" w:cs="Adobe Thai"/>
        </w:rPr>
        <w:t>est dû à l’accélération de l’air sur l’extrados (dessus de la pale), phénomène à la base de la portance. Ce bruit peut notamment devenir important lorsque l’air dépasse la vitesse du son, ce qui peut survenir sur les pales avançantes lorsque l’hélicoptère dépasse une certaine vitesse critique</w:t>
      </w:r>
      <w:r w:rsidR="00BC0238" w:rsidRPr="00DE50E0">
        <w:rPr>
          <w:rStyle w:val="Appeldenotedefin"/>
          <w:rFonts w:ascii="Adobe Thai" w:hAnsi="Adobe Thai" w:cs="Adobe Thai"/>
        </w:rPr>
        <w:endnoteReference w:id="2"/>
      </w:r>
      <w:r w:rsidR="001F5317" w:rsidRPr="00DE50E0">
        <w:rPr>
          <w:rFonts w:ascii="Adobe Thai" w:hAnsi="Adobe Thai" w:cs="Adobe Thai"/>
        </w:rPr>
        <w:t>.</w:t>
      </w:r>
    </w:p>
    <w:p w14:paraId="24A4C14A" w14:textId="77777777" w:rsidR="001F5317" w:rsidRPr="00DE50E0" w:rsidRDefault="001F5317" w:rsidP="00E07642">
      <w:pPr>
        <w:pStyle w:val="Paragraphedeliste"/>
        <w:spacing w:line="276" w:lineRule="auto"/>
        <w:rPr>
          <w:rFonts w:ascii="Adobe Thai" w:hAnsi="Adobe Thai" w:cs="Adobe Thai"/>
          <w:i/>
          <w:iCs/>
        </w:rPr>
      </w:pPr>
    </w:p>
    <w:p w14:paraId="2B1D6C96" w14:textId="4D95E084" w:rsidR="0015357F" w:rsidRPr="00DE50E0" w:rsidRDefault="00972B85" w:rsidP="00E07642">
      <w:pPr>
        <w:spacing w:line="276" w:lineRule="auto"/>
        <w:jc w:val="both"/>
        <w:rPr>
          <w:rFonts w:ascii="Adobe Thai" w:hAnsi="Adobe Thai" w:cs="Adobe Thai"/>
        </w:rPr>
      </w:pPr>
      <w:r w:rsidRPr="00DE50E0">
        <w:rPr>
          <w:rFonts w:ascii="Adobe Thai" w:hAnsi="Adobe Thai" w:cs="Adobe Thai"/>
        </w:rPr>
        <w:t xml:space="preserve">Le rotor principal et le rotor de queue sont tous les deux concernés par ces types de bruits. </w:t>
      </w:r>
      <w:r w:rsidR="001F5317" w:rsidRPr="00DE50E0">
        <w:rPr>
          <w:rFonts w:ascii="Adobe Thai" w:hAnsi="Adobe Thai" w:cs="Adobe Thai"/>
        </w:rPr>
        <w:t xml:space="preserve">On remarque cependant que le rotor de queue a une émission plus haute fréquence </w:t>
      </w:r>
      <w:r w:rsidRPr="00DE50E0">
        <w:rPr>
          <w:rFonts w:ascii="Adobe Thai" w:hAnsi="Adobe Thai" w:cs="Adobe Thai"/>
        </w:rPr>
        <w:t xml:space="preserve">que le rotor </w:t>
      </w:r>
      <w:r w:rsidR="001F5317" w:rsidRPr="00DE50E0">
        <w:rPr>
          <w:rFonts w:ascii="Adobe Thai" w:hAnsi="Adobe Thai" w:cs="Adobe Thai"/>
        </w:rPr>
        <w:t>principal,</w:t>
      </w:r>
      <w:r w:rsidRPr="00DE50E0">
        <w:rPr>
          <w:rFonts w:ascii="Adobe Thai" w:hAnsi="Adobe Thai" w:cs="Adobe Thai"/>
        </w:rPr>
        <w:t xml:space="preserve"> </w:t>
      </w:r>
      <w:r w:rsidR="001F5317" w:rsidRPr="00DE50E0">
        <w:rPr>
          <w:rFonts w:ascii="Adobe Thai" w:hAnsi="Adobe Thai" w:cs="Adobe Thai"/>
        </w:rPr>
        <w:t xml:space="preserve">ce qui s’explique </w:t>
      </w:r>
      <w:r w:rsidRPr="00DE50E0">
        <w:rPr>
          <w:rFonts w:ascii="Adobe Thai" w:hAnsi="Adobe Thai" w:cs="Adobe Thai"/>
        </w:rPr>
        <w:t>par une</w:t>
      </w:r>
      <w:r w:rsidR="001F5317" w:rsidRPr="00DE50E0">
        <w:rPr>
          <w:rFonts w:ascii="Adobe Thai" w:hAnsi="Adobe Thai" w:cs="Adobe Thai"/>
        </w:rPr>
        <w:t xml:space="preserve"> vitesse de rotation plus élevée. </w:t>
      </w:r>
      <w:commentRangeStart w:id="50"/>
      <w:r w:rsidRPr="00DE50E0">
        <w:rPr>
          <w:rFonts w:ascii="Adobe Thai" w:hAnsi="Adobe Thai" w:cs="Adobe Thai"/>
        </w:rPr>
        <w:t>À</w:t>
      </w:r>
      <w:r w:rsidR="001F5317" w:rsidRPr="00DE50E0">
        <w:rPr>
          <w:rFonts w:ascii="Adobe Thai" w:hAnsi="Adobe Thai" w:cs="Adobe Thai"/>
        </w:rPr>
        <w:t xml:space="preserve"> longue distance, </w:t>
      </w:r>
      <w:r w:rsidRPr="00DE50E0">
        <w:rPr>
          <w:rFonts w:ascii="Adobe Thai" w:hAnsi="Adobe Thai" w:cs="Adobe Thai"/>
        </w:rPr>
        <w:t>l’énergie acoustique est dissipée par l’air</w:t>
      </w:r>
      <w:r w:rsidR="001F5317" w:rsidRPr="00DE50E0">
        <w:rPr>
          <w:rFonts w:ascii="Adobe Thai" w:hAnsi="Adobe Thai" w:cs="Adobe Thai"/>
        </w:rPr>
        <w:t xml:space="preserve"> </w:t>
      </w:r>
      <w:r w:rsidRPr="00DE50E0">
        <w:rPr>
          <w:rFonts w:ascii="Adobe Thai" w:hAnsi="Adobe Thai" w:cs="Adobe Thai"/>
        </w:rPr>
        <w:t>et les composantes spectrales du rotor de queue sont atténuées</w:t>
      </w:r>
      <w:commentRangeEnd w:id="50"/>
      <w:r w:rsidR="00C13782">
        <w:rPr>
          <w:rStyle w:val="Marquedecommentaire"/>
        </w:rPr>
        <w:commentReference w:id="50"/>
      </w:r>
      <w:r w:rsidR="001F5317" w:rsidRPr="00DE50E0">
        <w:rPr>
          <w:rFonts w:ascii="Adobe Thai" w:hAnsi="Adobe Thai" w:cs="Adobe Thai"/>
        </w:rPr>
        <w:t xml:space="preserve">. </w:t>
      </w:r>
      <w:r w:rsidRPr="00DE50E0">
        <w:rPr>
          <w:rFonts w:ascii="Adobe Thai" w:hAnsi="Adobe Thai" w:cs="Adobe Thai"/>
        </w:rPr>
        <w:t xml:space="preserve">Inversement, à courtes distances, elles vont </w:t>
      </w:r>
      <w:r w:rsidR="001F5317" w:rsidRPr="00DE50E0">
        <w:rPr>
          <w:rFonts w:ascii="Adobe Thai" w:hAnsi="Adobe Thai" w:cs="Adobe Thai"/>
        </w:rPr>
        <w:t xml:space="preserve">contribuer davantage </w:t>
      </w:r>
      <w:commentRangeStart w:id="51"/>
      <w:r w:rsidR="001F5317" w:rsidRPr="00DE50E0">
        <w:rPr>
          <w:rFonts w:ascii="Adobe Thai" w:hAnsi="Adobe Thai" w:cs="Adobe Thai"/>
        </w:rPr>
        <w:t>à la gêne auditive globale</w:t>
      </w:r>
      <w:commentRangeEnd w:id="51"/>
      <w:r w:rsidR="00C63DB1">
        <w:rPr>
          <w:rStyle w:val="Marquedecommentaire"/>
        </w:rPr>
        <w:commentReference w:id="51"/>
      </w:r>
      <w:r w:rsidR="00604B2F" w:rsidRPr="00DE50E0">
        <w:rPr>
          <w:rFonts w:ascii="Adobe Thai" w:hAnsi="Adobe Thai" w:cs="Adobe Thai"/>
        </w:rPr>
        <w:t>.</w:t>
      </w:r>
      <w:r w:rsidR="0015357F" w:rsidRPr="00DE50E0">
        <w:rPr>
          <w:rFonts w:ascii="Adobe Thai" w:hAnsi="Adobe Thai" w:cs="Adobe Thai"/>
        </w:rPr>
        <w:t xml:space="preserve"> On notera que le spectre d’émission d’un hélicoptère dépend du mode de vo</w:t>
      </w:r>
      <w:ins w:id="52" w:author="Lopez, Maël" w:date="2023-12-22T06:19:00Z">
        <w:del w:id="53" w:author="Dupont, Thomas" w:date="2024-01-05T15:25:00Z">
          <w:r w:rsidR="00B22C56" w:rsidDel="00C63DB1">
            <w:rPr>
              <w:rFonts w:ascii="Adobe Thai" w:hAnsi="Adobe Thai" w:cs="Adobe Thai"/>
            </w:rPr>
            <w:delText>b</w:delText>
          </w:r>
        </w:del>
      </w:ins>
      <w:r w:rsidR="0015357F" w:rsidRPr="00DE50E0">
        <w:rPr>
          <w:rFonts w:ascii="Adobe Thai" w:hAnsi="Adobe Thai" w:cs="Adobe Thai"/>
        </w:rPr>
        <w:t>l, les principaux étant le vol stationnaire (hover) et le déplacement vers l’avant (approach). Les paramètres d’influence principaux sont la vitesse de rotation des rotors avant et arrière, l’altitude ainsi que la vitesse de l’hélicoptère.</w:t>
      </w:r>
    </w:p>
    <w:p w14:paraId="166A95C1" w14:textId="5E03DE12" w:rsidR="001E285E" w:rsidRPr="00DE50E0" w:rsidRDefault="0015357F" w:rsidP="00E07642">
      <w:pPr>
        <w:spacing w:line="276" w:lineRule="auto"/>
        <w:jc w:val="center"/>
        <w:rPr>
          <w:rFonts w:ascii="Adobe Thai" w:hAnsi="Adobe Thai" w:cs="Adobe Thai"/>
        </w:rPr>
      </w:pPr>
      <w:commentRangeStart w:id="54"/>
      <w:commentRangeStart w:id="55"/>
      <w:commentRangeStart w:id="56"/>
      <w:r w:rsidRPr="00DE50E0">
        <w:rPr>
          <w:rFonts w:ascii="Adobe Thai" w:hAnsi="Adobe Thai" w:cs="Adobe Thai"/>
          <w:noProof/>
        </w:rPr>
        <w:lastRenderedPageBreak/>
        <w:drawing>
          <wp:inline distT="0" distB="0" distL="0" distR="0" wp14:anchorId="556B488E" wp14:editId="26720DA0">
            <wp:extent cx="5183341" cy="2431691"/>
            <wp:effectExtent l="0" t="0" r="0" b="6985"/>
            <wp:docPr id="579768692" name="Image 1" descr="Une image contenant texte, diagramme, ligne, Parallèl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768692" name="Image 1" descr="Une image contenant texte, diagramme, ligne, Parallèle&#10;&#10;Description générée automatiquement"/>
                    <pic:cNvPicPr/>
                  </pic:nvPicPr>
                  <pic:blipFill>
                    <a:blip r:embed="rId12"/>
                    <a:stretch>
                      <a:fillRect/>
                    </a:stretch>
                  </pic:blipFill>
                  <pic:spPr>
                    <a:xfrm>
                      <a:off x="0" y="0"/>
                      <a:ext cx="5193482" cy="2436449"/>
                    </a:xfrm>
                    <a:prstGeom prst="rect">
                      <a:avLst/>
                    </a:prstGeom>
                  </pic:spPr>
                </pic:pic>
              </a:graphicData>
            </a:graphic>
          </wp:inline>
        </w:drawing>
      </w:r>
      <w:commentRangeEnd w:id="54"/>
      <w:commentRangeEnd w:id="56"/>
      <w:r w:rsidR="002F041C">
        <w:rPr>
          <w:rStyle w:val="Marquedecommentaire"/>
        </w:rPr>
        <w:commentReference w:id="54"/>
      </w:r>
      <w:commentRangeEnd w:id="55"/>
      <w:r w:rsidR="002F041C">
        <w:rPr>
          <w:rStyle w:val="Marquedecommentaire"/>
        </w:rPr>
        <w:commentReference w:id="55"/>
      </w:r>
      <w:r w:rsidR="000766FB">
        <w:rPr>
          <w:rStyle w:val="Marquedecommentaire"/>
        </w:rPr>
        <w:commentReference w:id="56"/>
      </w:r>
    </w:p>
    <w:p w14:paraId="4D40C854" w14:textId="77777777" w:rsidR="00972B85" w:rsidRPr="00DE50E0" w:rsidRDefault="00972B85" w:rsidP="00E07642">
      <w:pPr>
        <w:spacing w:line="276" w:lineRule="auto"/>
        <w:jc w:val="center"/>
        <w:rPr>
          <w:rFonts w:ascii="Adobe Thai" w:hAnsi="Adobe Thai" w:cs="Adobe Thai"/>
          <w:i/>
          <w:iCs/>
          <w:sz w:val="20"/>
          <w:szCs w:val="20"/>
        </w:rPr>
      </w:pPr>
    </w:p>
    <w:p w14:paraId="7B0252F7" w14:textId="2AF26BF6" w:rsidR="0015357F" w:rsidRPr="0024011A" w:rsidRDefault="0015357F" w:rsidP="002766EC">
      <w:pPr>
        <w:pStyle w:val="figure"/>
        <w:rPr>
          <w:rStyle w:val="Accentuationlgre"/>
          <w:i/>
          <w:iCs w:val="0"/>
          <w:color w:val="auto"/>
        </w:rPr>
      </w:pPr>
      <w:r w:rsidRPr="0024011A">
        <w:rPr>
          <w:rStyle w:val="Accentuationlgre"/>
          <w:i/>
          <w:iCs w:val="0"/>
          <w:color w:val="auto"/>
        </w:rPr>
        <w:t>Figure</w:t>
      </w:r>
      <w:r w:rsidR="0071362F" w:rsidRPr="0024011A">
        <w:rPr>
          <w:rStyle w:val="Accentuationlgre"/>
          <w:i/>
          <w:iCs w:val="0"/>
          <w:color w:val="auto"/>
        </w:rPr>
        <w:t xml:space="preserve"> 1</w:t>
      </w:r>
      <w:r w:rsidRPr="0024011A">
        <w:rPr>
          <w:rStyle w:val="Accentuationlgre"/>
          <w:i/>
          <w:iCs w:val="0"/>
          <w:color w:val="auto"/>
        </w:rPr>
        <w:t> :</w:t>
      </w:r>
      <w:commentRangeStart w:id="57"/>
      <w:r w:rsidRPr="0024011A">
        <w:rPr>
          <w:rStyle w:val="Accentuationlgre"/>
          <w:i/>
          <w:iCs w:val="0"/>
          <w:color w:val="auto"/>
        </w:rPr>
        <w:t xml:space="preserve"> Spectre sonore d’un hélicoptère en champ proche et contributions respectives des deux rotors</w:t>
      </w:r>
      <w:commentRangeEnd w:id="57"/>
      <w:r w:rsidR="00C63DB1">
        <w:rPr>
          <w:rStyle w:val="Marquedecommentaire"/>
          <w:rFonts w:asciiTheme="minorHAnsi" w:hAnsiTheme="minorHAnsi" w:cstheme="minorBidi"/>
          <w:i w:val="0"/>
        </w:rPr>
        <w:commentReference w:id="57"/>
      </w:r>
    </w:p>
    <w:p w14:paraId="4C72CBAC" w14:textId="50CE41F1" w:rsidR="00972B85" w:rsidRPr="00DE50E0" w:rsidRDefault="00972B85" w:rsidP="00E07642">
      <w:pPr>
        <w:pStyle w:val="Titre2"/>
        <w:spacing w:line="276" w:lineRule="auto"/>
        <w:rPr>
          <w:rFonts w:ascii="Adobe Thai" w:hAnsi="Adobe Thai" w:cs="Adobe Thai"/>
        </w:rPr>
      </w:pPr>
      <w:bookmarkStart w:id="58" w:name="_Toc153965113"/>
      <w:commentRangeStart w:id="59"/>
      <w:r w:rsidRPr="00DE50E0">
        <w:rPr>
          <w:rFonts w:ascii="Adobe Thai" w:hAnsi="Adobe Thai" w:cs="Adobe Thai"/>
        </w:rPr>
        <w:t>Une solution pour la réduction de bruit : le rotor Fenestron</w:t>
      </w:r>
      <w:bookmarkEnd w:id="58"/>
      <w:commentRangeEnd w:id="59"/>
      <w:r w:rsidR="00077E9F">
        <w:rPr>
          <w:rStyle w:val="Marquedecommentaire"/>
          <w:rFonts w:asciiTheme="minorHAnsi" w:eastAsiaTheme="minorHAnsi" w:hAnsiTheme="minorHAnsi" w:cstheme="minorBidi"/>
          <w:color w:val="auto"/>
        </w:rPr>
        <w:commentReference w:id="59"/>
      </w:r>
    </w:p>
    <w:p w14:paraId="6BC10740" w14:textId="77777777" w:rsidR="00EB2D2F" w:rsidRPr="00DE50E0" w:rsidRDefault="00EB2D2F" w:rsidP="00E07642">
      <w:pPr>
        <w:spacing w:line="276" w:lineRule="auto"/>
        <w:rPr>
          <w:rFonts w:ascii="Adobe Thai" w:hAnsi="Adobe Thai" w:cs="Adobe Thai"/>
        </w:rPr>
      </w:pPr>
    </w:p>
    <w:p w14:paraId="6352986B" w14:textId="7B5ACAFD" w:rsidR="00307659" w:rsidRPr="00DE50E0" w:rsidRDefault="00EB2D2F" w:rsidP="00E07642">
      <w:pPr>
        <w:spacing w:line="276" w:lineRule="auto"/>
        <w:rPr>
          <w:rFonts w:ascii="Adobe Thai" w:hAnsi="Adobe Thai" w:cs="Adobe Thai"/>
        </w:rPr>
      </w:pPr>
      <w:r w:rsidRPr="00DE50E0">
        <w:rPr>
          <w:rFonts w:ascii="Adobe Thai" w:hAnsi="Adobe Thai" w:cs="Adobe Thai"/>
          <w:noProof/>
        </w:rPr>
        <w:drawing>
          <wp:anchor distT="0" distB="0" distL="114300" distR="114300" simplePos="0" relativeHeight="251658240" behindDoc="1" locked="0" layoutInCell="1" allowOverlap="1" wp14:anchorId="556CEFC8" wp14:editId="3516CB4A">
            <wp:simplePos x="0" y="0"/>
            <wp:positionH relativeFrom="margin">
              <wp:align>center</wp:align>
            </wp:positionH>
            <wp:positionV relativeFrom="paragraph">
              <wp:posOffset>152488</wp:posOffset>
            </wp:positionV>
            <wp:extent cx="2790825" cy="1861185"/>
            <wp:effectExtent l="0" t="0" r="9525" b="5715"/>
            <wp:wrapTight wrapText="bothSides">
              <wp:wrapPolygon edited="0">
                <wp:start x="0" y="0"/>
                <wp:lineTo x="0" y="21445"/>
                <wp:lineTo x="21526" y="21445"/>
                <wp:lineTo x="21526" y="0"/>
                <wp:lineTo x="0" y="0"/>
              </wp:wrapPolygon>
            </wp:wrapTight>
            <wp:docPr id="1458406016" name="Image 1" descr="Une image contenant avion, transport, hélicoptère, plein air&#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406016" name="Image 1" descr="Une image contenant avion, transport, hélicoptère, plein air&#10;&#10;Description générée automatiquemen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790825" cy="1861185"/>
                    </a:xfrm>
                    <a:prstGeom prst="rect">
                      <a:avLst/>
                    </a:prstGeom>
                    <a:noFill/>
                    <a:ln>
                      <a:noFill/>
                    </a:ln>
                  </pic:spPr>
                </pic:pic>
              </a:graphicData>
            </a:graphic>
          </wp:anchor>
        </w:drawing>
      </w:r>
    </w:p>
    <w:p w14:paraId="510F713F" w14:textId="0672C0CA" w:rsidR="00307659" w:rsidRPr="00DE50E0" w:rsidRDefault="00307659" w:rsidP="00E07642">
      <w:pPr>
        <w:spacing w:line="276" w:lineRule="auto"/>
        <w:jc w:val="center"/>
        <w:rPr>
          <w:rFonts w:ascii="Adobe Thai" w:hAnsi="Adobe Thai" w:cs="Adobe Thai"/>
        </w:rPr>
      </w:pPr>
    </w:p>
    <w:p w14:paraId="624557EA" w14:textId="77777777" w:rsidR="00307659" w:rsidRPr="00DE50E0" w:rsidRDefault="00307659" w:rsidP="00E07642">
      <w:pPr>
        <w:spacing w:line="276" w:lineRule="auto"/>
        <w:jc w:val="center"/>
        <w:rPr>
          <w:rFonts w:ascii="Adobe Thai" w:hAnsi="Adobe Thai" w:cs="Adobe Thai"/>
          <w:sz w:val="20"/>
          <w:szCs w:val="20"/>
        </w:rPr>
      </w:pPr>
    </w:p>
    <w:p w14:paraId="5E22834B" w14:textId="77777777" w:rsidR="00307659" w:rsidRPr="00DE50E0" w:rsidRDefault="00307659" w:rsidP="00E07642">
      <w:pPr>
        <w:spacing w:line="276" w:lineRule="auto"/>
        <w:jc w:val="center"/>
        <w:rPr>
          <w:rFonts w:ascii="Adobe Thai" w:hAnsi="Adobe Thai" w:cs="Adobe Thai"/>
          <w:sz w:val="20"/>
          <w:szCs w:val="20"/>
        </w:rPr>
      </w:pPr>
    </w:p>
    <w:p w14:paraId="2686199D" w14:textId="77777777" w:rsidR="00307659" w:rsidRPr="00DE50E0" w:rsidRDefault="00307659" w:rsidP="00E07642">
      <w:pPr>
        <w:spacing w:line="276" w:lineRule="auto"/>
        <w:jc w:val="center"/>
        <w:rPr>
          <w:rFonts w:ascii="Adobe Thai" w:hAnsi="Adobe Thai" w:cs="Adobe Thai"/>
          <w:sz w:val="20"/>
          <w:szCs w:val="20"/>
        </w:rPr>
      </w:pPr>
    </w:p>
    <w:p w14:paraId="43FC68B4" w14:textId="77777777" w:rsidR="00307659" w:rsidRPr="00DE50E0" w:rsidRDefault="00307659" w:rsidP="00E07642">
      <w:pPr>
        <w:spacing w:line="276" w:lineRule="auto"/>
        <w:jc w:val="center"/>
        <w:rPr>
          <w:rFonts w:ascii="Adobe Thai" w:hAnsi="Adobe Thai" w:cs="Adobe Thai"/>
          <w:sz w:val="20"/>
          <w:szCs w:val="20"/>
        </w:rPr>
      </w:pPr>
    </w:p>
    <w:p w14:paraId="33004D24" w14:textId="77777777" w:rsidR="00307659" w:rsidRPr="00DE50E0" w:rsidRDefault="00307659" w:rsidP="00E07642">
      <w:pPr>
        <w:spacing w:line="276" w:lineRule="auto"/>
        <w:jc w:val="center"/>
        <w:rPr>
          <w:rFonts w:ascii="Adobe Thai" w:hAnsi="Adobe Thai" w:cs="Adobe Thai"/>
          <w:sz w:val="20"/>
          <w:szCs w:val="20"/>
        </w:rPr>
      </w:pPr>
    </w:p>
    <w:p w14:paraId="22796DAF" w14:textId="77777777" w:rsidR="00EB2D2F" w:rsidRPr="00DE50E0" w:rsidRDefault="00EB2D2F" w:rsidP="00E07642">
      <w:pPr>
        <w:spacing w:line="276" w:lineRule="auto"/>
        <w:jc w:val="center"/>
        <w:rPr>
          <w:rFonts w:ascii="Adobe Thai" w:hAnsi="Adobe Thai" w:cs="Adobe Thai"/>
          <w:sz w:val="20"/>
          <w:szCs w:val="20"/>
        </w:rPr>
      </w:pPr>
    </w:p>
    <w:p w14:paraId="36AF0AD3" w14:textId="61085EED" w:rsidR="00307659" w:rsidRPr="0024011A" w:rsidRDefault="00307659" w:rsidP="002766EC">
      <w:pPr>
        <w:pStyle w:val="figure"/>
        <w:rPr>
          <w:rStyle w:val="Accentuationlgre"/>
          <w:i/>
          <w:iCs w:val="0"/>
          <w:color w:val="auto"/>
        </w:rPr>
      </w:pPr>
      <w:r w:rsidRPr="0024011A">
        <w:rPr>
          <w:rStyle w:val="Accentuationlgre"/>
          <w:i/>
          <w:iCs w:val="0"/>
          <w:color w:val="auto"/>
        </w:rPr>
        <w:t>Figure</w:t>
      </w:r>
      <w:r w:rsidR="0071362F" w:rsidRPr="0024011A">
        <w:rPr>
          <w:rStyle w:val="Accentuationlgre"/>
          <w:i/>
          <w:iCs w:val="0"/>
          <w:color w:val="auto"/>
        </w:rPr>
        <w:t xml:space="preserve"> 2</w:t>
      </w:r>
      <w:r w:rsidRPr="0024011A">
        <w:rPr>
          <w:rStyle w:val="Accentuationlgre"/>
          <w:i/>
          <w:iCs w:val="0"/>
          <w:color w:val="auto"/>
        </w:rPr>
        <w:t> : L’hélicoptère EC135T2 de Airbus Helicopter muni d’un rotor arrière Fenestron</w:t>
      </w:r>
      <w:r w:rsidR="00EB2D2F" w:rsidRPr="0024011A">
        <w:rPr>
          <w:rStyle w:val="Accentuationlgre"/>
          <w:i/>
          <w:iCs w:val="0"/>
          <w:color w:val="auto"/>
        </w:rPr>
        <w:t xml:space="preserve">. </w:t>
      </w:r>
      <w:r w:rsidRPr="0024011A">
        <w:rPr>
          <w:rStyle w:val="Accentuationlgre"/>
          <w:i/>
          <w:iCs w:val="0"/>
          <w:color w:val="auto"/>
        </w:rPr>
        <w:t>(Source</w:t>
      </w:r>
      <w:r w:rsidR="00EB2D2F" w:rsidRPr="0024011A">
        <w:rPr>
          <w:rStyle w:val="Accentuationlgre"/>
          <w:i/>
          <w:iCs w:val="0"/>
          <w:color w:val="auto"/>
        </w:rPr>
        <w:t xml:space="preserve"> : </w:t>
      </w:r>
      <w:proofErr w:type="spellStart"/>
      <w:r w:rsidR="00EB2D2F" w:rsidRPr="0024011A">
        <w:rPr>
          <w:rStyle w:val="Accentuationlgre"/>
          <w:i/>
          <w:iCs w:val="0"/>
          <w:color w:val="auto"/>
        </w:rPr>
        <w:t>PressBox</w:t>
      </w:r>
      <w:proofErr w:type="spellEnd"/>
      <w:r w:rsidRPr="0024011A">
        <w:rPr>
          <w:rStyle w:val="Accentuationlgre"/>
          <w:i/>
          <w:iCs w:val="0"/>
          <w:color w:val="auto"/>
        </w:rPr>
        <w:t>).</w:t>
      </w:r>
    </w:p>
    <w:p w14:paraId="032D71C9" w14:textId="77777777" w:rsidR="00307659" w:rsidRPr="00DE50E0" w:rsidRDefault="00307659" w:rsidP="00E07642">
      <w:pPr>
        <w:spacing w:line="276" w:lineRule="auto"/>
        <w:jc w:val="center"/>
        <w:rPr>
          <w:rFonts w:ascii="Adobe Thai" w:hAnsi="Adobe Thai" w:cs="Adobe Thai"/>
        </w:rPr>
      </w:pPr>
    </w:p>
    <w:p w14:paraId="60381DF0" w14:textId="5FA1D835" w:rsidR="00307659" w:rsidRPr="00DE50E0" w:rsidRDefault="00972B85" w:rsidP="00E07642">
      <w:pPr>
        <w:spacing w:line="276" w:lineRule="auto"/>
        <w:jc w:val="both"/>
        <w:rPr>
          <w:rFonts w:ascii="Adobe Thai" w:hAnsi="Adobe Thai" w:cs="Adobe Thai"/>
          <w:sz w:val="20"/>
          <w:szCs w:val="20"/>
        </w:rPr>
      </w:pPr>
      <w:r w:rsidRPr="00DE50E0">
        <w:rPr>
          <w:rFonts w:ascii="Adobe Thai" w:hAnsi="Adobe Thai" w:cs="Adobe Thai"/>
        </w:rPr>
        <w:t xml:space="preserve">Le rotor Fenestron a été développé dans les années 60 par </w:t>
      </w:r>
      <w:r w:rsidRPr="00DE50E0">
        <w:rPr>
          <w:rFonts w:ascii="Adobe Thai" w:hAnsi="Adobe Thai" w:cs="Adobe Thai"/>
          <w:i/>
          <w:iCs/>
        </w:rPr>
        <w:t>Eurocopter</w:t>
      </w:r>
      <w:r w:rsidRPr="00DE50E0">
        <w:rPr>
          <w:rFonts w:ascii="Adobe Thai" w:hAnsi="Adobe Thai" w:cs="Adobe Thai"/>
        </w:rPr>
        <w:t xml:space="preserve"> (actuel </w:t>
      </w:r>
      <w:r w:rsidRPr="00DE50E0">
        <w:rPr>
          <w:rFonts w:ascii="Adobe Thai" w:hAnsi="Adobe Thai" w:cs="Adobe Thai"/>
          <w:i/>
          <w:iCs/>
        </w:rPr>
        <w:t xml:space="preserve">Airbus </w:t>
      </w:r>
      <w:proofErr w:type="spellStart"/>
      <w:r w:rsidRPr="00DE50E0">
        <w:rPr>
          <w:rFonts w:ascii="Adobe Thai" w:hAnsi="Adobe Thai" w:cs="Adobe Thai"/>
          <w:i/>
          <w:iCs/>
        </w:rPr>
        <w:t>Helicopters</w:t>
      </w:r>
      <w:proofErr w:type="spellEnd"/>
      <w:r w:rsidRPr="00DE50E0">
        <w:rPr>
          <w:rFonts w:ascii="Adobe Thai" w:hAnsi="Adobe Thai" w:cs="Adobe Thai"/>
        </w:rPr>
        <w:t>). Il s’agit d’une cavité carénée dans la queue de l’hélicoptère dans laquelle se place le rotor anti-couple. L’un des buts de ce dispositif était d’assurer la sécurité des utilisateurs au sol et de limiter les heurts avec les objets étrangers en vol (pierre, oiseau). Il est cependant démontré que le Fenestron permet une diminution significative du bruit aérodynamique du rotor de queue. Cela est notamment dû au fait que le carénage joue le rôle de « </w:t>
      </w:r>
      <w:commentRangeStart w:id="60"/>
      <w:commentRangeStart w:id="61"/>
      <w:del w:id="62" w:author="Lopez, Maël" w:date="2023-12-22T06:20:00Z">
        <w:r w:rsidRPr="00DE50E0" w:rsidDel="00F83FA7">
          <w:rPr>
            <w:rFonts w:ascii="Adobe Thai" w:hAnsi="Adobe Thai" w:cs="Adobe Thai"/>
          </w:rPr>
          <w:delText>bouclier </w:delText>
        </w:r>
      </w:del>
      <w:commentRangeEnd w:id="60"/>
      <w:r w:rsidR="00F83FA7">
        <w:rPr>
          <w:rStyle w:val="Marquedecommentaire"/>
        </w:rPr>
        <w:commentReference w:id="60"/>
      </w:r>
      <w:commentRangeEnd w:id="61"/>
      <w:r w:rsidR="00F83FA7">
        <w:rPr>
          <w:rStyle w:val="Marquedecommentaire"/>
        </w:rPr>
        <w:commentReference w:id="61"/>
      </w:r>
      <w:r w:rsidRPr="00DE50E0">
        <w:rPr>
          <w:rFonts w:ascii="Adobe Thai" w:hAnsi="Adobe Thai" w:cs="Adobe Thai"/>
        </w:rPr>
        <w:t xml:space="preserve">» acoustique et va partiellement absorber le bruit d’épaisseur du rotor. </w:t>
      </w:r>
    </w:p>
    <w:p w14:paraId="1B951DB3" w14:textId="49F07237" w:rsidR="00891199" w:rsidRPr="00DE50E0" w:rsidRDefault="00972B85" w:rsidP="00E07642">
      <w:pPr>
        <w:spacing w:line="276" w:lineRule="auto"/>
        <w:jc w:val="both"/>
        <w:rPr>
          <w:rFonts w:ascii="Adobe Thai" w:hAnsi="Adobe Thai" w:cs="Adobe Thai"/>
          <w:sz w:val="20"/>
          <w:szCs w:val="20"/>
        </w:rPr>
      </w:pPr>
      <w:r w:rsidRPr="00DE50E0">
        <w:rPr>
          <w:rFonts w:ascii="Adobe Thai" w:hAnsi="Adobe Thai" w:cs="Adobe Thai"/>
        </w:rPr>
        <w:t xml:space="preserve">Une étude sur plusieurs modèles d’hélicoptères de chez Airbus </w:t>
      </w:r>
      <w:proofErr w:type="spellStart"/>
      <w:r w:rsidRPr="00DE50E0">
        <w:rPr>
          <w:rFonts w:ascii="Adobe Thai" w:hAnsi="Adobe Thai" w:cs="Adobe Thai"/>
        </w:rPr>
        <w:t>Helicopter</w:t>
      </w:r>
      <w:ins w:id="63" w:author="Dupont, Thomas" w:date="2024-01-05T15:30:00Z">
        <w:r w:rsidR="00C63DB1">
          <w:rPr>
            <w:rFonts w:ascii="Adobe Thai" w:hAnsi="Adobe Thai" w:cs="Adobe Thai"/>
          </w:rPr>
          <w:t>s</w:t>
        </w:r>
      </w:ins>
      <w:proofErr w:type="spellEnd"/>
      <w:r w:rsidRPr="00DE50E0">
        <w:rPr>
          <w:rFonts w:ascii="Adobe Thai" w:hAnsi="Adobe Thai" w:cs="Adobe Thai"/>
        </w:rPr>
        <w:t xml:space="preserve"> met en évidence une </w:t>
      </w:r>
      <w:commentRangeStart w:id="64"/>
      <w:r w:rsidRPr="00DE50E0">
        <w:rPr>
          <w:rFonts w:ascii="Adobe Thai" w:hAnsi="Adobe Thai" w:cs="Adobe Thai"/>
        </w:rPr>
        <w:t xml:space="preserve">diminution significative (2-3 dB) du bruit d’émission </w:t>
      </w:r>
      <w:commentRangeEnd w:id="64"/>
      <w:r w:rsidR="00C63DB1">
        <w:rPr>
          <w:rStyle w:val="Marquedecommentaire"/>
        </w:rPr>
        <w:commentReference w:id="64"/>
      </w:r>
      <w:r w:rsidRPr="00DE50E0">
        <w:rPr>
          <w:rFonts w:ascii="Adobe Thai" w:hAnsi="Adobe Thai" w:cs="Adobe Thai"/>
        </w:rPr>
        <w:t>grâce à l’utilisation du Fenestron</w:t>
      </w:r>
      <w:r w:rsidRPr="00DE50E0">
        <w:rPr>
          <w:rStyle w:val="Appeldenotedefin"/>
          <w:rFonts w:ascii="Adobe Thai" w:hAnsi="Adobe Thai" w:cs="Adobe Thai"/>
        </w:rPr>
        <w:endnoteReference w:id="3"/>
      </w:r>
      <w:r w:rsidRPr="00DE50E0">
        <w:rPr>
          <w:rFonts w:ascii="Adobe Thai" w:hAnsi="Adobe Thai" w:cs="Adobe Thai"/>
        </w:rPr>
        <w:t>.</w:t>
      </w:r>
    </w:p>
    <w:p w14:paraId="2DD9AF40" w14:textId="40508186" w:rsidR="00955E9C" w:rsidRPr="00DE50E0" w:rsidRDefault="00955E9C" w:rsidP="00E07642">
      <w:pPr>
        <w:spacing w:line="276" w:lineRule="auto"/>
        <w:jc w:val="both"/>
        <w:rPr>
          <w:rFonts w:ascii="Adobe Thai" w:hAnsi="Adobe Thai" w:cs="Adobe Thai"/>
          <w:i/>
          <w:iCs/>
          <w:sz w:val="20"/>
          <w:szCs w:val="20"/>
        </w:rPr>
      </w:pPr>
    </w:p>
    <w:p w14:paraId="73B10290" w14:textId="00F5FFE2" w:rsidR="00307659" w:rsidRPr="00DE50E0" w:rsidRDefault="00307659" w:rsidP="00E07642">
      <w:pPr>
        <w:spacing w:line="276" w:lineRule="auto"/>
        <w:jc w:val="both"/>
        <w:rPr>
          <w:rFonts w:ascii="Adobe Thai" w:hAnsi="Adobe Thai" w:cs="Adobe Thai"/>
          <w:i/>
          <w:iCs/>
          <w:sz w:val="20"/>
          <w:szCs w:val="20"/>
        </w:rPr>
      </w:pPr>
    </w:p>
    <w:p w14:paraId="17A4B7BD" w14:textId="6B85BBA2" w:rsidR="00307659" w:rsidRPr="00DE50E0" w:rsidRDefault="00DE50E0" w:rsidP="00E07642">
      <w:pPr>
        <w:spacing w:line="276" w:lineRule="auto"/>
        <w:jc w:val="both"/>
        <w:rPr>
          <w:rFonts w:ascii="Adobe Thai" w:hAnsi="Adobe Thai" w:cs="Adobe Thai"/>
          <w:i/>
          <w:iCs/>
          <w:sz w:val="20"/>
          <w:szCs w:val="20"/>
        </w:rPr>
      </w:pPr>
      <w:r w:rsidRPr="00DE50E0">
        <w:rPr>
          <w:rFonts w:ascii="Adobe Thai" w:hAnsi="Adobe Thai" w:cs="Adobe Thai"/>
          <w:noProof/>
        </w:rPr>
        <w:lastRenderedPageBreak/>
        <w:drawing>
          <wp:anchor distT="0" distB="0" distL="114300" distR="114300" simplePos="0" relativeHeight="251657216" behindDoc="0" locked="0" layoutInCell="1" allowOverlap="1" wp14:anchorId="740DC6D1" wp14:editId="40F09770">
            <wp:simplePos x="0" y="0"/>
            <wp:positionH relativeFrom="margin">
              <wp:posOffset>1477086</wp:posOffset>
            </wp:positionH>
            <wp:positionV relativeFrom="paragraph">
              <wp:posOffset>-438937</wp:posOffset>
            </wp:positionV>
            <wp:extent cx="2933700" cy="2393950"/>
            <wp:effectExtent l="0" t="0" r="0" b="6350"/>
            <wp:wrapSquare wrapText="bothSides"/>
            <wp:docPr id="1400911258" name="Image 1" descr="Une image contenant texte, ligne, diagramme, Tracé&#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911258" name="Image 1" descr="Une image contenant texte, ligne, diagramme, Tracé&#10;&#10;Description générée automatiquement"/>
                    <pic:cNvPicPr/>
                  </pic:nvPicPr>
                  <pic:blipFill rotWithShape="1">
                    <a:blip r:embed="rId14">
                      <a:extLst>
                        <a:ext uri="{28A0092B-C50C-407E-A947-70E740481C1C}">
                          <a14:useLocalDpi xmlns:a14="http://schemas.microsoft.com/office/drawing/2010/main" val="0"/>
                        </a:ext>
                      </a:extLst>
                    </a:blip>
                    <a:srcRect b="19688"/>
                    <a:stretch/>
                  </pic:blipFill>
                  <pic:spPr bwMode="auto">
                    <a:xfrm>
                      <a:off x="0" y="0"/>
                      <a:ext cx="2933700" cy="23939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76DE94E" w14:textId="6EEC8741" w:rsidR="00307659" w:rsidRPr="00DE50E0" w:rsidRDefault="00307659" w:rsidP="00E07642">
      <w:pPr>
        <w:spacing w:line="276" w:lineRule="auto"/>
        <w:jc w:val="both"/>
        <w:rPr>
          <w:rFonts w:ascii="Adobe Thai" w:hAnsi="Adobe Thai" w:cs="Adobe Thai"/>
          <w:i/>
          <w:iCs/>
          <w:sz w:val="20"/>
          <w:szCs w:val="20"/>
        </w:rPr>
      </w:pPr>
    </w:p>
    <w:p w14:paraId="28E481DB" w14:textId="32ED3704" w:rsidR="00307659" w:rsidRPr="00DE50E0" w:rsidRDefault="00307659" w:rsidP="00E07642">
      <w:pPr>
        <w:spacing w:line="276" w:lineRule="auto"/>
        <w:jc w:val="both"/>
        <w:rPr>
          <w:rFonts w:ascii="Adobe Thai" w:hAnsi="Adobe Thai" w:cs="Adobe Thai"/>
          <w:i/>
          <w:iCs/>
          <w:sz w:val="20"/>
          <w:szCs w:val="20"/>
        </w:rPr>
      </w:pPr>
    </w:p>
    <w:p w14:paraId="4FDB214E" w14:textId="2CB4B5E1" w:rsidR="00307659" w:rsidRPr="00DE50E0" w:rsidRDefault="00307659" w:rsidP="00E07642">
      <w:pPr>
        <w:spacing w:line="276" w:lineRule="auto"/>
        <w:jc w:val="both"/>
        <w:rPr>
          <w:rFonts w:ascii="Adobe Thai" w:hAnsi="Adobe Thai" w:cs="Adobe Thai"/>
          <w:i/>
          <w:iCs/>
          <w:sz w:val="20"/>
          <w:szCs w:val="20"/>
        </w:rPr>
      </w:pPr>
    </w:p>
    <w:p w14:paraId="2FC707D3" w14:textId="47774497" w:rsidR="00307659" w:rsidRPr="00DE50E0" w:rsidRDefault="00307659" w:rsidP="00E07642">
      <w:pPr>
        <w:spacing w:line="276" w:lineRule="auto"/>
        <w:jc w:val="both"/>
        <w:rPr>
          <w:rFonts w:ascii="Adobe Thai" w:hAnsi="Adobe Thai" w:cs="Adobe Thai"/>
          <w:i/>
          <w:iCs/>
          <w:sz w:val="20"/>
          <w:szCs w:val="20"/>
        </w:rPr>
      </w:pPr>
    </w:p>
    <w:p w14:paraId="3E5C0368" w14:textId="4C99D419" w:rsidR="00307659" w:rsidRPr="00DE50E0" w:rsidRDefault="00307659" w:rsidP="00E07642">
      <w:pPr>
        <w:spacing w:line="276" w:lineRule="auto"/>
        <w:jc w:val="both"/>
        <w:rPr>
          <w:rFonts w:ascii="Adobe Thai" w:hAnsi="Adobe Thai" w:cs="Adobe Thai"/>
          <w:i/>
          <w:iCs/>
          <w:sz w:val="20"/>
          <w:szCs w:val="20"/>
        </w:rPr>
      </w:pPr>
    </w:p>
    <w:p w14:paraId="4CCD5164" w14:textId="77777777" w:rsidR="00307659" w:rsidRPr="00DE50E0" w:rsidRDefault="00307659" w:rsidP="00E07642">
      <w:pPr>
        <w:spacing w:line="276" w:lineRule="auto"/>
        <w:jc w:val="both"/>
        <w:rPr>
          <w:rFonts w:ascii="Adobe Thai" w:hAnsi="Adobe Thai" w:cs="Adobe Thai"/>
          <w:i/>
          <w:iCs/>
          <w:sz w:val="20"/>
          <w:szCs w:val="20"/>
        </w:rPr>
      </w:pPr>
    </w:p>
    <w:p w14:paraId="67C490FB" w14:textId="3164271D" w:rsidR="00307659" w:rsidRPr="00DE50E0" w:rsidRDefault="00307659" w:rsidP="00E07642">
      <w:pPr>
        <w:spacing w:line="276" w:lineRule="auto"/>
        <w:jc w:val="center"/>
        <w:rPr>
          <w:rFonts w:ascii="Adobe Thai" w:hAnsi="Adobe Thai" w:cs="Adobe Thai"/>
          <w:i/>
          <w:iCs/>
          <w:sz w:val="20"/>
          <w:szCs w:val="20"/>
        </w:rPr>
      </w:pPr>
    </w:p>
    <w:p w14:paraId="2A524B08" w14:textId="2DC3E398" w:rsidR="00891199" w:rsidRPr="0024011A" w:rsidRDefault="00891199" w:rsidP="002766EC">
      <w:pPr>
        <w:pStyle w:val="figure"/>
        <w:rPr>
          <w:rStyle w:val="Accentuationlgre"/>
          <w:i/>
          <w:iCs w:val="0"/>
          <w:color w:val="auto"/>
        </w:rPr>
      </w:pPr>
      <w:commentRangeStart w:id="69"/>
      <w:commentRangeStart w:id="70"/>
      <w:r w:rsidRPr="0024011A">
        <w:rPr>
          <w:rStyle w:val="Accentuationlgre"/>
          <w:i/>
          <w:iCs w:val="0"/>
          <w:color w:val="auto"/>
        </w:rPr>
        <w:t>Figure </w:t>
      </w:r>
      <w:r w:rsidR="0071362F" w:rsidRPr="0024011A">
        <w:rPr>
          <w:rStyle w:val="Accentuationlgre"/>
          <w:i/>
          <w:iCs w:val="0"/>
          <w:color w:val="auto"/>
        </w:rPr>
        <w:t>3</w:t>
      </w:r>
      <w:r w:rsidRPr="0024011A">
        <w:rPr>
          <w:rStyle w:val="Accentuationlgre"/>
          <w:i/>
          <w:iCs w:val="0"/>
          <w:color w:val="auto"/>
        </w:rPr>
        <w:t xml:space="preserve"> </w:t>
      </w:r>
      <w:commentRangeEnd w:id="69"/>
      <w:r w:rsidR="00C63DB1">
        <w:rPr>
          <w:rStyle w:val="Marquedecommentaire"/>
          <w:rFonts w:asciiTheme="minorHAnsi" w:hAnsiTheme="minorHAnsi" w:cstheme="minorBidi"/>
          <w:i w:val="0"/>
        </w:rPr>
        <w:commentReference w:id="69"/>
      </w:r>
      <w:commentRangeEnd w:id="70"/>
      <w:r w:rsidR="00C94F53">
        <w:rPr>
          <w:rStyle w:val="Marquedecommentaire"/>
          <w:rFonts w:asciiTheme="minorHAnsi" w:hAnsiTheme="minorHAnsi" w:cstheme="minorBidi"/>
          <w:i w:val="0"/>
        </w:rPr>
        <w:commentReference w:id="70"/>
      </w:r>
      <w:r w:rsidRPr="0024011A">
        <w:rPr>
          <w:rStyle w:val="Accentuationlgre"/>
          <w:i/>
          <w:iCs w:val="0"/>
          <w:color w:val="auto"/>
        </w:rPr>
        <w:t>: Niveau de bruit selon la certification de l’ICAO en fonction du poids de levage maximal pour différents modèles d’hélicoptères. En considérant que la principale différence entre les modèles EC145 et EC145T2 est l’utilisation de la technologie FENESTRON pour EC145T2, on obtient un ordre de grandeur de l’impact que ce rotor caréné peut avoir sur le niveau de bruit émis.</w:t>
      </w:r>
    </w:p>
    <w:p w14:paraId="6DD6A62A" w14:textId="17C1966E" w:rsidR="00972B85" w:rsidRPr="00DE50E0" w:rsidRDefault="00972B85" w:rsidP="00E07642">
      <w:pPr>
        <w:spacing w:line="276" w:lineRule="auto"/>
        <w:jc w:val="both"/>
        <w:rPr>
          <w:rFonts w:ascii="Adobe Thai" w:hAnsi="Adobe Thai" w:cs="Adobe Thai"/>
        </w:rPr>
      </w:pPr>
    </w:p>
    <w:p w14:paraId="56B1DBEB" w14:textId="07F92888" w:rsidR="00A3766F" w:rsidRPr="00DE50E0" w:rsidRDefault="00972B85" w:rsidP="00E07642">
      <w:pPr>
        <w:spacing w:line="276" w:lineRule="auto"/>
        <w:jc w:val="both"/>
        <w:rPr>
          <w:rFonts w:ascii="Adobe Thai" w:hAnsi="Adobe Thai" w:cs="Adobe Thai"/>
        </w:rPr>
      </w:pPr>
      <w:r w:rsidRPr="00DE50E0">
        <w:rPr>
          <w:rFonts w:ascii="Adobe Thai" w:hAnsi="Adobe Thai" w:cs="Adobe Thai"/>
        </w:rPr>
        <w:t xml:space="preserve"> Plus récemment, </w:t>
      </w:r>
      <w:commentRangeStart w:id="71"/>
      <w:r w:rsidRPr="00DE50E0">
        <w:rPr>
          <w:rFonts w:ascii="Adobe Thai" w:hAnsi="Adobe Thai" w:cs="Adobe Thai"/>
          <w:i/>
          <w:iCs/>
        </w:rPr>
        <w:t xml:space="preserve">Bell </w:t>
      </w:r>
      <w:proofErr w:type="spellStart"/>
      <w:r w:rsidRPr="00DE50E0">
        <w:rPr>
          <w:rFonts w:ascii="Adobe Thai" w:hAnsi="Adobe Thai" w:cs="Adobe Thai"/>
          <w:i/>
          <w:iCs/>
        </w:rPr>
        <w:t>Helicopters</w:t>
      </w:r>
      <w:proofErr w:type="spellEnd"/>
      <w:r w:rsidRPr="00DE50E0">
        <w:rPr>
          <w:rFonts w:ascii="Adobe Thai" w:hAnsi="Adobe Thai" w:cs="Adobe Thai"/>
        </w:rPr>
        <w:t xml:space="preserve"> </w:t>
      </w:r>
      <w:commentRangeEnd w:id="71"/>
      <w:r w:rsidR="00C63DB1">
        <w:rPr>
          <w:rStyle w:val="Marquedecommentaire"/>
        </w:rPr>
        <w:commentReference w:id="71"/>
      </w:r>
      <w:r w:rsidRPr="00DE50E0">
        <w:rPr>
          <w:rFonts w:ascii="Adobe Thai" w:hAnsi="Adobe Thai" w:cs="Adobe Thai"/>
        </w:rPr>
        <w:t xml:space="preserve">a développé un nouveau modèle de multirotor caréné sur la base d’une partie du brevet du </w:t>
      </w:r>
      <w:r w:rsidRPr="00DE50E0">
        <w:rPr>
          <w:rFonts w:ascii="Adobe Thai" w:hAnsi="Adobe Thai" w:cs="Adobe Thai"/>
          <w:i/>
          <w:iCs/>
        </w:rPr>
        <w:t>Fenestron</w:t>
      </w:r>
      <w:r w:rsidRPr="00DE50E0">
        <w:rPr>
          <w:rFonts w:ascii="Adobe Thai" w:hAnsi="Adobe Thai" w:cs="Adobe Thai"/>
        </w:rPr>
        <w:t xml:space="preserve"> tombé dans le domaine public. Le rotor </w:t>
      </w:r>
      <w:r w:rsidRPr="00DE50E0">
        <w:rPr>
          <w:rFonts w:ascii="Adobe Thai" w:hAnsi="Adobe Thai" w:cs="Adobe Thai"/>
          <w:i/>
          <w:iCs/>
        </w:rPr>
        <w:t>EDAT</w:t>
      </w:r>
      <w:r w:rsidRPr="00DE50E0">
        <w:rPr>
          <w:rFonts w:ascii="Adobe Thai" w:hAnsi="Adobe Thai" w:cs="Adobe Thai"/>
        </w:rPr>
        <w:t xml:space="preserve"> présenté en février 2020 a reçu le prix de l’innovation en aérospatiale pour l’année 2020 décerné par le magazine </w:t>
      </w:r>
      <w:proofErr w:type="spellStart"/>
      <w:r w:rsidRPr="00DE50E0">
        <w:rPr>
          <w:rFonts w:ascii="Adobe Thai" w:hAnsi="Adobe Thai" w:cs="Adobe Thai"/>
          <w:i/>
          <w:iCs/>
        </w:rPr>
        <w:t>Popular</w:t>
      </w:r>
      <w:proofErr w:type="spellEnd"/>
      <w:r w:rsidRPr="00DE50E0">
        <w:rPr>
          <w:rFonts w:ascii="Adobe Thai" w:hAnsi="Adobe Thai" w:cs="Adobe Thai"/>
          <w:i/>
          <w:iCs/>
        </w:rPr>
        <w:t xml:space="preserve"> Science</w:t>
      </w:r>
      <w:r w:rsidRPr="00DE50E0">
        <w:rPr>
          <w:rFonts w:ascii="Adobe Thai" w:hAnsi="Adobe Thai" w:cs="Adobe Thai"/>
        </w:rPr>
        <w:t>. Ce rotor utilise un moteur électrique découplé du moteur principal pour faire fonctionner le rotor caréné arrière en régime de vitesse variable.</w:t>
      </w:r>
    </w:p>
    <w:p w14:paraId="5918ED10" w14:textId="4A482046" w:rsidR="00A3766F" w:rsidRPr="00DE50E0" w:rsidRDefault="00A3766F" w:rsidP="00E07642">
      <w:pPr>
        <w:spacing w:line="276" w:lineRule="auto"/>
        <w:jc w:val="both"/>
        <w:rPr>
          <w:rFonts w:ascii="Adobe Thai" w:hAnsi="Adobe Thai" w:cs="Adobe Thai"/>
        </w:rPr>
      </w:pPr>
    </w:p>
    <w:p w14:paraId="2A3797FA" w14:textId="0503A60F" w:rsidR="00EB2D2F" w:rsidRPr="00DE50E0" w:rsidRDefault="00EB2D2F" w:rsidP="00E07642">
      <w:pPr>
        <w:spacing w:line="276" w:lineRule="auto"/>
        <w:rPr>
          <w:rFonts w:ascii="Adobe Thai" w:hAnsi="Adobe Thai" w:cs="Adobe Thai"/>
        </w:rPr>
      </w:pPr>
      <w:r w:rsidRPr="00DE50E0">
        <w:rPr>
          <w:rFonts w:ascii="Adobe Thai" w:hAnsi="Adobe Thai" w:cs="Adobe Thai"/>
          <w:noProof/>
        </w:rPr>
        <w:drawing>
          <wp:anchor distT="0" distB="0" distL="114300" distR="114300" simplePos="0" relativeHeight="251659264" behindDoc="0" locked="0" layoutInCell="1" allowOverlap="1" wp14:anchorId="4F5EF7D8" wp14:editId="4681B770">
            <wp:simplePos x="0" y="0"/>
            <wp:positionH relativeFrom="margin">
              <wp:align>center</wp:align>
            </wp:positionH>
            <wp:positionV relativeFrom="paragraph">
              <wp:posOffset>6203</wp:posOffset>
            </wp:positionV>
            <wp:extent cx="3158197" cy="2104768"/>
            <wp:effectExtent l="0" t="0" r="4445" b="0"/>
            <wp:wrapSquare wrapText="bothSides"/>
            <wp:docPr id="1104323462" name="Image 2" descr="Une image contenant transport, avion, hélicoptère, ciel&#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323462" name="Image 2" descr="Une image contenant transport, avion, hélicoptère, ciel&#10;&#10;Description générée automatiquement"/>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158197" cy="2104768"/>
                    </a:xfrm>
                    <a:prstGeom prst="rect">
                      <a:avLst/>
                    </a:prstGeom>
                    <a:noFill/>
                    <a:ln>
                      <a:noFill/>
                    </a:ln>
                  </pic:spPr>
                </pic:pic>
              </a:graphicData>
            </a:graphic>
          </wp:anchor>
        </w:drawing>
      </w:r>
    </w:p>
    <w:p w14:paraId="4D0088FB" w14:textId="4A3DDF20" w:rsidR="00EB2D2F" w:rsidRPr="00DE50E0" w:rsidRDefault="00EB2D2F" w:rsidP="00E07642">
      <w:pPr>
        <w:spacing w:line="276" w:lineRule="auto"/>
        <w:rPr>
          <w:rFonts w:ascii="Adobe Thai" w:hAnsi="Adobe Thai" w:cs="Adobe Thai"/>
        </w:rPr>
      </w:pPr>
    </w:p>
    <w:p w14:paraId="3E737D9D" w14:textId="77777777" w:rsidR="00EB2D2F" w:rsidRPr="00DE50E0" w:rsidRDefault="00EB2D2F" w:rsidP="00E07642">
      <w:pPr>
        <w:spacing w:line="276" w:lineRule="auto"/>
        <w:rPr>
          <w:rFonts w:ascii="Adobe Thai" w:hAnsi="Adobe Thai" w:cs="Adobe Thai"/>
        </w:rPr>
      </w:pPr>
    </w:p>
    <w:p w14:paraId="6E1F7696" w14:textId="77777777" w:rsidR="00EB2D2F" w:rsidRPr="00DE50E0" w:rsidRDefault="00EB2D2F" w:rsidP="00E07642">
      <w:pPr>
        <w:spacing w:line="276" w:lineRule="auto"/>
        <w:rPr>
          <w:rFonts w:ascii="Adobe Thai" w:hAnsi="Adobe Thai" w:cs="Adobe Thai"/>
        </w:rPr>
      </w:pPr>
    </w:p>
    <w:p w14:paraId="7307584B" w14:textId="77777777" w:rsidR="00EB2D2F" w:rsidRPr="00DE50E0" w:rsidRDefault="00EB2D2F" w:rsidP="00E07642">
      <w:pPr>
        <w:spacing w:line="276" w:lineRule="auto"/>
        <w:rPr>
          <w:rFonts w:ascii="Adobe Thai" w:hAnsi="Adobe Thai" w:cs="Adobe Thai"/>
        </w:rPr>
      </w:pPr>
    </w:p>
    <w:p w14:paraId="6CC55BD7" w14:textId="77777777" w:rsidR="00EB2D2F" w:rsidRPr="00DE50E0" w:rsidRDefault="00EB2D2F" w:rsidP="00E07642">
      <w:pPr>
        <w:spacing w:line="276" w:lineRule="auto"/>
        <w:rPr>
          <w:rFonts w:ascii="Adobe Thai" w:hAnsi="Adobe Thai" w:cs="Adobe Thai"/>
        </w:rPr>
      </w:pPr>
    </w:p>
    <w:p w14:paraId="2F39079F" w14:textId="77777777" w:rsidR="00EB2D2F" w:rsidRPr="00DE50E0" w:rsidRDefault="00EB2D2F" w:rsidP="00E07642">
      <w:pPr>
        <w:spacing w:line="276" w:lineRule="auto"/>
        <w:rPr>
          <w:rFonts w:ascii="Adobe Thai" w:hAnsi="Adobe Thai" w:cs="Adobe Thai"/>
        </w:rPr>
      </w:pPr>
    </w:p>
    <w:p w14:paraId="4FABE267" w14:textId="77777777" w:rsidR="00EB2D2F" w:rsidRPr="00DE50E0" w:rsidRDefault="00EB2D2F" w:rsidP="00E07642">
      <w:pPr>
        <w:spacing w:line="276" w:lineRule="auto"/>
        <w:rPr>
          <w:rFonts w:ascii="Adobe Thai" w:hAnsi="Adobe Thai" w:cs="Adobe Thai"/>
        </w:rPr>
      </w:pPr>
    </w:p>
    <w:p w14:paraId="6C9ECF79" w14:textId="3D962498" w:rsidR="00BB1D25" w:rsidRPr="002766EC" w:rsidRDefault="00EB2D2F" w:rsidP="002766EC">
      <w:pPr>
        <w:pStyle w:val="figure"/>
        <w:rPr>
          <w:rStyle w:val="Accentuationlgre"/>
          <w:i/>
          <w:iCs w:val="0"/>
          <w:color w:val="auto"/>
        </w:rPr>
      </w:pPr>
      <w:bookmarkStart w:id="72" w:name="_Toc153967002"/>
      <w:r w:rsidRPr="002766EC">
        <w:rPr>
          <w:rStyle w:val="Accentuationlgre"/>
          <w:i/>
          <w:iCs w:val="0"/>
          <w:color w:val="auto"/>
        </w:rPr>
        <w:t>Figure </w:t>
      </w:r>
      <w:r w:rsidR="0071362F" w:rsidRPr="002766EC">
        <w:rPr>
          <w:rStyle w:val="Accentuationlgre"/>
          <w:i/>
          <w:iCs w:val="0"/>
          <w:color w:val="auto"/>
        </w:rPr>
        <w:t xml:space="preserve">4 </w:t>
      </w:r>
      <w:r w:rsidRPr="002766EC">
        <w:rPr>
          <w:rStyle w:val="Accentuationlgre"/>
          <w:i/>
          <w:iCs w:val="0"/>
          <w:color w:val="auto"/>
        </w:rPr>
        <w:t>: Le démonstrateur Bell 429 équipé du système EDAT. (Source : Bell)</w:t>
      </w:r>
      <w:bookmarkEnd w:id="72"/>
      <w:r w:rsidR="00BB1D25" w:rsidRPr="002766EC">
        <w:rPr>
          <w:rStyle w:val="Accentuationlgre"/>
          <w:i/>
          <w:iCs w:val="0"/>
          <w:color w:val="auto"/>
        </w:rPr>
        <w:br w:type="page"/>
      </w:r>
    </w:p>
    <w:p w14:paraId="165425E6" w14:textId="0B62E95A" w:rsidR="002A5507" w:rsidRPr="00DE50E0" w:rsidRDefault="009855FD" w:rsidP="00E07642">
      <w:pPr>
        <w:pStyle w:val="Titre3"/>
        <w:spacing w:line="276" w:lineRule="auto"/>
        <w:rPr>
          <w:rFonts w:ascii="Adobe Thai" w:hAnsi="Adobe Thai" w:cs="Adobe Thai"/>
        </w:rPr>
      </w:pPr>
      <w:bookmarkStart w:id="73" w:name="_Toc153965114"/>
      <w:r w:rsidRPr="00DE50E0">
        <w:rPr>
          <w:rFonts w:ascii="Adobe Thai" w:hAnsi="Adobe Thai" w:cs="Adobe Thai"/>
        </w:rPr>
        <w:lastRenderedPageBreak/>
        <w:t>Modélisation numérique du bruit pour un rotor caréné</w:t>
      </w:r>
      <w:bookmarkEnd w:id="73"/>
    </w:p>
    <w:p w14:paraId="3F35BBC5" w14:textId="77777777" w:rsidR="00AF6A00" w:rsidRPr="00DE50E0" w:rsidRDefault="00AF6A00" w:rsidP="00E07642">
      <w:pPr>
        <w:spacing w:line="276" w:lineRule="auto"/>
        <w:rPr>
          <w:rFonts w:ascii="Adobe Thai" w:hAnsi="Adobe Thai" w:cs="Adobe Thai"/>
        </w:rPr>
      </w:pPr>
    </w:p>
    <w:p w14:paraId="56A8F6F6" w14:textId="77777777" w:rsidR="00BB1D25" w:rsidRPr="00DE50E0" w:rsidRDefault="00A30306" w:rsidP="00E07642">
      <w:pPr>
        <w:spacing w:line="276" w:lineRule="auto"/>
        <w:jc w:val="both"/>
        <w:rPr>
          <w:rFonts w:ascii="Adobe Thai" w:hAnsi="Adobe Thai" w:cs="Adobe Thai"/>
        </w:rPr>
      </w:pPr>
      <w:r w:rsidRPr="00DE50E0">
        <w:rPr>
          <w:rFonts w:ascii="Adobe Thai" w:hAnsi="Adobe Thai" w:cs="Adobe Thai"/>
        </w:rPr>
        <w:t>D’après plusieurs études expérimentales,</w:t>
      </w:r>
      <w:r w:rsidR="00F53DC2" w:rsidRPr="00DE50E0">
        <w:rPr>
          <w:rFonts w:ascii="Adobe Thai" w:hAnsi="Adobe Thai" w:cs="Adobe Thai"/>
        </w:rPr>
        <w:t xml:space="preserve"> le bruit émis par </w:t>
      </w:r>
      <w:r w:rsidR="00C2189C" w:rsidRPr="00DE50E0">
        <w:rPr>
          <w:rFonts w:ascii="Adobe Thai" w:hAnsi="Adobe Thai" w:cs="Adobe Thai"/>
        </w:rPr>
        <w:t>un</w:t>
      </w:r>
      <w:r w:rsidR="00F53DC2" w:rsidRPr="00DE50E0">
        <w:rPr>
          <w:rFonts w:ascii="Adobe Thai" w:hAnsi="Adobe Thai" w:cs="Adobe Thai"/>
        </w:rPr>
        <w:t xml:space="preserve"> rotor semble être dû à l’interaction entre les pâles et la couche limite du flux entrant en amont du rotor</w:t>
      </w:r>
      <w:r w:rsidR="00F53DC2" w:rsidRPr="00DE50E0">
        <w:rPr>
          <w:rStyle w:val="Appeldenotedefin"/>
          <w:rFonts w:ascii="Adobe Thai" w:hAnsi="Adobe Thai" w:cs="Adobe Thai"/>
        </w:rPr>
        <w:endnoteReference w:id="4"/>
      </w:r>
      <w:r w:rsidR="00F53DC2" w:rsidRPr="00DE50E0">
        <w:rPr>
          <w:rFonts w:ascii="Adobe Thai" w:hAnsi="Adobe Thai" w:cs="Adobe Thai"/>
        </w:rPr>
        <w:t xml:space="preserve">. Cette source peut alors être modélisée par une </w:t>
      </w:r>
      <w:commentRangeStart w:id="85"/>
      <w:r w:rsidR="00F53DC2" w:rsidRPr="00DE50E0">
        <w:rPr>
          <w:rFonts w:ascii="Adobe Thai" w:hAnsi="Adobe Thai" w:cs="Adobe Thai"/>
        </w:rPr>
        <w:t xml:space="preserve">fonction de source acoustique </w:t>
      </w:r>
      <w:commentRangeEnd w:id="85"/>
      <w:r w:rsidR="00C94F53">
        <w:rPr>
          <w:rStyle w:val="Marquedecommentaire"/>
        </w:rPr>
        <w:commentReference w:id="85"/>
      </w:r>
      <w:r w:rsidR="00F53DC2" w:rsidRPr="00DE50E0">
        <w:rPr>
          <w:rFonts w:ascii="Adobe Thai" w:hAnsi="Adobe Thai" w:cs="Adobe Thai"/>
        </w:rPr>
        <w:t>et une fonction transfert.</w:t>
      </w:r>
    </w:p>
    <w:p w14:paraId="0D24E95C" w14:textId="4BA94E07" w:rsidR="00910211" w:rsidRPr="00DE50E0" w:rsidRDefault="00910211" w:rsidP="00E07642">
      <w:pPr>
        <w:spacing w:line="276" w:lineRule="auto"/>
        <w:jc w:val="both"/>
        <w:rPr>
          <w:rFonts w:ascii="Adobe Thai" w:hAnsi="Adobe Thai" w:cs="Adobe Thai"/>
        </w:rPr>
      </w:pPr>
    </w:p>
    <w:p w14:paraId="1419261F" w14:textId="14011C7D" w:rsidR="00AF6A00" w:rsidRPr="00DE50E0" w:rsidRDefault="006E2C6F" w:rsidP="00E07642">
      <w:pPr>
        <w:spacing w:line="276" w:lineRule="auto"/>
        <w:jc w:val="both"/>
        <w:rPr>
          <w:rFonts w:ascii="Adobe Thai" w:hAnsi="Adobe Thai" w:cs="Adobe Thai"/>
        </w:rPr>
      </w:pPr>
      <w:r w:rsidRPr="00DE50E0">
        <w:rPr>
          <w:rFonts w:ascii="Adobe Thai" w:hAnsi="Adobe Thai" w:cs="Adobe Thai"/>
        </w:rPr>
        <w:t xml:space="preserve">Une étude expérimentale de la pression acoustique au niveau de la surface interne d’un conduit circulaire </w:t>
      </w:r>
      <w:r w:rsidR="00C2189C" w:rsidRPr="00DE50E0">
        <w:rPr>
          <w:rFonts w:ascii="Adobe Thai" w:hAnsi="Adobe Thai" w:cs="Adobe Thai"/>
        </w:rPr>
        <w:t xml:space="preserve">en </w:t>
      </w:r>
      <w:r w:rsidRPr="00DE50E0">
        <w:rPr>
          <w:rFonts w:ascii="Adobe Thai" w:hAnsi="Adobe Thai" w:cs="Adobe Thai"/>
        </w:rPr>
        <w:t xml:space="preserve">aval d’un rotor a été réalisée par </w:t>
      </w:r>
      <w:proofErr w:type="spellStart"/>
      <w:r w:rsidRPr="00DE50E0">
        <w:rPr>
          <w:rFonts w:ascii="Adobe Thai" w:hAnsi="Adobe Thai" w:cs="Adobe Thai"/>
        </w:rPr>
        <w:t>Tomko</w:t>
      </w:r>
      <w:proofErr w:type="spellEnd"/>
      <w:r w:rsidRPr="00DE50E0">
        <w:rPr>
          <w:rStyle w:val="Appeldenotedefin"/>
          <w:rFonts w:ascii="Adobe Thai" w:hAnsi="Adobe Thai" w:cs="Adobe Thai"/>
        </w:rPr>
        <w:endnoteReference w:id="5"/>
      </w:r>
      <w:r w:rsidRPr="00DE50E0">
        <w:rPr>
          <w:rFonts w:ascii="Adobe Thai" w:hAnsi="Adobe Thai" w:cs="Adobe Thai"/>
        </w:rPr>
        <w:t xml:space="preserve">. </w:t>
      </w:r>
      <w:r w:rsidR="00C2189C" w:rsidRPr="00DE50E0">
        <w:rPr>
          <w:rFonts w:ascii="Adobe Thai" w:hAnsi="Adobe Thai" w:cs="Adobe Thai"/>
        </w:rPr>
        <w:t xml:space="preserve">Le champ est la sommation </w:t>
      </w:r>
      <w:commentRangeStart w:id="86"/>
      <w:r w:rsidR="00C2189C" w:rsidRPr="00DE50E0">
        <w:rPr>
          <w:rFonts w:ascii="Adobe Thai" w:hAnsi="Adobe Thai" w:cs="Adobe Thai"/>
        </w:rPr>
        <w:t>d’une composante d’origine hydrodynamique et d’une composante acoustique</w:t>
      </w:r>
      <w:commentRangeEnd w:id="86"/>
      <w:r w:rsidR="00C94F53">
        <w:rPr>
          <w:rStyle w:val="Marquedecommentaire"/>
        </w:rPr>
        <w:commentReference w:id="86"/>
      </w:r>
      <w:r w:rsidR="00C2189C" w:rsidRPr="00DE50E0">
        <w:rPr>
          <w:rFonts w:ascii="Adobe Thai" w:hAnsi="Adobe Thai" w:cs="Adobe Thai"/>
        </w:rPr>
        <w:t xml:space="preserve">. Le champ produit </w:t>
      </w:r>
      <w:r w:rsidR="00910211" w:rsidRPr="00DE50E0">
        <w:rPr>
          <w:rFonts w:ascii="Adobe Thai" w:hAnsi="Adobe Thai" w:cs="Adobe Thai"/>
        </w:rPr>
        <w:t xml:space="preserve">par </w:t>
      </w:r>
      <w:r w:rsidR="00C2189C" w:rsidRPr="00DE50E0">
        <w:rPr>
          <w:rFonts w:ascii="Adobe Thai" w:hAnsi="Adobe Thai" w:cs="Adobe Thai"/>
        </w:rPr>
        <w:t>la source acoustique a été extrait des données expérimentales et décomposé suivant les modes de conduit</w:t>
      </w:r>
      <w:del w:id="87" w:author="Dupont, Thomas" w:date="2024-01-05T15:40:00Z">
        <w:r w:rsidR="00C2189C" w:rsidRPr="00DE50E0" w:rsidDel="00C94F53">
          <w:rPr>
            <w:rFonts w:ascii="Adobe Thai" w:hAnsi="Adobe Thai" w:cs="Adobe Thai"/>
          </w:rPr>
          <w:delText>e</w:delText>
        </w:r>
      </w:del>
      <w:r w:rsidR="00C2189C" w:rsidRPr="00DE50E0">
        <w:rPr>
          <w:rFonts w:ascii="Adobe Thai" w:hAnsi="Adobe Thai" w:cs="Adobe Thai"/>
        </w:rPr>
        <w:t xml:space="preserve"> de longueur finie à partir d’un modèle analytique. </w:t>
      </w:r>
    </w:p>
    <w:p w14:paraId="3338BA06" w14:textId="7F008AD3" w:rsidR="00BB1D25" w:rsidRPr="00DE50E0" w:rsidRDefault="00BB1D25" w:rsidP="00E07642">
      <w:pPr>
        <w:spacing w:line="276" w:lineRule="auto"/>
        <w:jc w:val="both"/>
        <w:rPr>
          <w:rFonts w:ascii="Adobe Thai" w:hAnsi="Adobe Thai" w:cs="Adobe Thai"/>
        </w:rPr>
      </w:pPr>
      <w:r w:rsidRPr="00DE50E0">
        <w:rPr>
          <w:rFonts w:ascii="Adobe Thai" w:hAnsi="Adobe Thai" w:cs="Adobe Thai"/>
        </w:rPr>
        <w:t>Une étude numérique du fonctionnement d’un rotor fenestron lors de différentes phases de vol (vol stationnaire, déplacement avant) a été réalisé</w:t>
      </w:r>
      <w:ins w:id="88" w:author="Dupont, Thomas" w:date="2024-01-05T15:40:00Z">
        <w:r w:rsidR="00C94F53">
          <w:rPr>
            <w:rFonts w:ascii="Adobe Thai" w:hAnsi="Adobe Thai" w:cs="Adobe Thai"/>
          </w:rPr>
          <w:t>e</w:t>
        </w:r>
      </w:ins>
      <w:r w:rsidRPr="00DE50E0">
        <w:rPr>
          <w:rFonts w:ascii="Adobe Thai" w:hAnsi="Adobe Thai" w:cs="Adobe Thai"/>
        </w:rPr>
        <w:t xml:space="preserve"> d’après une méthode hybride qui combine les approches URANS et </w:t>
      </w:r>
      <w:commentRangeStart w:id="89"/>
      <w:r w:rsidRPr="00DE50E0">
        <w:rPr>
          <w:rFonts w:ascii="Adobe Thai" w:hAnsi="Adobe Thai" w:cs="Adobe Thai"/>
        </w:rPr>
        <w:t>FW-H</w:t>
      </w:r>
      <w:commentRangeEnd w:id="89"/>
      <w:r w:rsidR="002F041C">
        <w:rPr>
          <w:rStyle w:val="Marquedecommentaire"/>
        </w:rPr>
        <w:commentReference w:id="89"/>
      </w:r>
      <w:r w:rsidRPr="00DE50E0">
        <w:rPr>
          <w:rStyle w:val="Appeldenotedefin"/>
          <w:rFonts w:ascii="Adobe Thai" w:hAnsi="Adobe Thai" w:cs="Adobe Thai"/>
        </w:rPr>
        <w:endnoteReference w:id="6"/>
      </w:r>
      <w:r w:rsidRPr="00DE50E0">
        <w:rPr>
          <w:rFonts w:ascii="Adobe Thai" w:hAnsi="Adobe Thai" w:cs="Adobe Thai"/>
        </w:rPr>
        <w:t xml:space="preserve">. Cette étude </w:t>
      </w:r>
      <w:del w:id="90" w:author="Lopez, Maël" w:date="2023-12-22T06:13:00Z">
        <w:r w:rsidRPr="00DE50E0" w:rsidDel="002F041C">
          <w:rPr>
            <w:rFonts w:ascii="Adobe Thai" w:hAnsi="Adobe Thai" w:cs="Adobe Thai"/>
          </w:rPr>
          <w:delText xml:space="preserve">nous </w:delText>
        </w:r>
      </w:del>
      <w:r w:rsidRPr="00DE50E0">
        <w:rPr>
          <w:rFonts w:ascii="Adobe Thai" w:hAnsi="Adobe Thai" w:cs="Adobe Thai"/>
        </w:rPr>
        <w:t xml:space="preserve">donne un aperçu de la directivité de la source considérée ainsi que des niveaux sonores impliqués en champ lointain. Elle met également l’accent sur la perturbation du flux d’air entrant par le déplacement </w:t>
      </w:r>
      <w:r w:rsidR="00910211" w:rsidRPr="00DE50E0">
        <w:rPr>
          <w:rFonts w:ascii="Adobe Thai" w:hAnsi="Adobe Thai" w:cs="Adobe Thai"/>
        </w:rPr>
        <w:t>de l’hélicoptère vers l’</w:t>
      </w:r>
      <w:r w:rsidRPr="00DE50E0">
        <w:rPr>
          <w:rFonts w:ascii="Adobe Thai" w:hAnsi="Adobe Thai" w:cs="Adobe Thai"/>
        </w:rPr>
        <w:t>avant.</w:t>
      </w:r>
    </w:p>
    <w:p w14:paraId="511B8DB4" w14:textId="7086E510" w:rsidR="006A1464" w:rsidRPr="00DE50E0" w:rsidRDefault="006A1464" w:rsidP="00E07642">
      <w:pPr>
        <w:spacing w:line="276" w:lineRule="auto"/>
        <w:jc w:val="both"/>
        <w:rPr>
          <w:rFonts w:ascii="Adobe Thai" w:hAnsi="Adobe Thai" w:cs="Adobe Thai"/>
        </w:rPr>
      </w:pPr>
      <w:r w:rsidRPr="00DE50E0">
        <w:rPr>
          <w:rFonts w:ascii="Adobe Thai" w:hAnsi="Adobe Thai" w:cs="Adobe Thai"/>
        </w:rPr>
        <w:t>Une simulation de la pression acoustique au niveau de la paroi d</w:t>
      </w:r>
      <w:r w:rsidR="00C2189C" w:rsidRPr="00DE50E0">
        <w:rPr>
          <w:rFonts w:ascii="Adobe Thai" w:hAnsi="Adobe Thai" w:cs="Adobe Thai"/>
        </w:rPr>
        <w:t>’un</w:t>
      </w:r>
      <w:r w:rsidRPr="00DE50E0">
        <w:rPr>
          <w:rFonts w:ascii="Adobe Thai" w:hAnsi="Adobe Thai" w:cs="Adobe Thai"/>
        </w:rPr>
        <w:t xml:space="preserve"> carénage a été réalisée à l’aide de la méthode </w:t>
      </w:r>
      <w:commentRangeStart w:id="91"/>
      <w:proofErr w:type="spellStart"/>
      <w:r w:rsidRPr="00DE50E0">
        <w:rPr>
          <w:rFonts w:ascii="Adobe Thai" w:hAnsi="Adobe Thai" w:cs="Adobe Thai"/>
        </w:rPr>
        <w:t>Lattice</w:t>
      </w:r>
      <w:proofErr w:type="spellEnd"/>
      <w:r w:rsidRPr="00DE50E0">
        <w:rPr>
          <w:rFonts w:ascii="Adobe Thai" w:hAnsi="Adobe Thai" w:cs="Adobe Thai"/>
        </w:rPr>
        <w:t xml:space="preserve">-Boltzmann </w:t>
      </w:r>
      <w:commentRangeEnd w:id="91"/>
      <w:r w:rsidR="00C94F53">
        <w:rPr>
          <w:rStyle w:val="Marquedecommentaire"/>
        </w:rPr>
        <w:commentReference w:id="91"/>
      </w:r>
      <w:r w:rsidRPr="00DE50E0">
        <w:rPr>
          <w:rFonts w:ascii="Adobe Thai" w:hAnsi="Adobe Thai" w:cs="Adobe Thai"/>
        </w:rPr>
        <w:t>dans le plan du rotor et dans celui du stator</w:t>
      </w:r>
      <w:r w:rsidRPr="00DE50E0">
        <w:rPr>
          <w:rStyle w:val="Appeldenotedefin"/>
          <w:rFonts w:ascii="Adobe Thai" w:hAnsi="Adobe Thai" w:cs="Adobe Thai"/>
        </w:rPr>
        <w:endnoteReference w:id="7"/>
      </w:r>
      <w:r w:rsidRPr="00DE50E0">
        <w:rPr>
          <w:rFonts w:ascii="Adobe Thai" w:hAnsi="Adobe Thai" w:cs="Adobe Thai"/>
        </w:rPr>
        <w:t>. Cette approche se montre fiable à basses fréquences (&lt; 1 kHz) et permet une évaluation des niveaux sonores impliqués ainsi que des caractéristiques du spectre.</w:t>
      </w:r>
    </w:p>
    <w:p w14:paraId="0E8089F5" w14:textId="77777777" w:rsidR="006A1464" w:rsidRPr="00DE50E0" w:rsidRDefault="006A1464" w:rsidP="00E07642">
      <w:pPr>
        <w:spacing w:line="276" w:lineRule="auto"/>
        <w:jc w:val="center"/>
        <w:rPr>
          <w:rFonts w:ascii="Adobe Thai" w:hAnsi="Adobe Thai" w:cs="Adobe Thai"/>
        </w:rPr>
      </w:pPr>
    </w:p>
    <w:p w14:paraId="268C1EC0" w14:textId="70861324" w:rsidR="006A1464" w:rsidRPr="00DE50E0" w:rsidRDefault="006A1464" w:rsidP="00E07642">
      <w:pPr>
        <w:spacing w:line="276" w:lineRule="auto"/>
        <w:jc w:val="center"/>
        <w:rPr>
          <w:rFonts w:ascii="Adobe Thai" w:hAnsi="Adobe Thai" w:cs="Adobe Thai"/>
        </w:rPr>
      </w:pPr>
      <w:commentRangeStart w:id="98"/>
      <w:commentRangeStart w:id="99"/>
      <w:r w:rsidRPr="00DE50E0">
        <w:rPr>
          <w:rFonts w:ascii="Adobe Thai" w:hAnsi="Adobe Thai" w:cs="Adobe Thai"/>
          <w:noProof/>
        </w:rPr>
        <w:drawing>
          <wp:inline distT="0" distB="0" distL="0" distR="0" wp14:anchorId="71F82216" wp14:editId="24925C46">
            <wp:extent cx="3453618" cy="2603918"/>
            <wp:effectExtent l="0" t="0" r="0" b="6350"/>
            <wp:docPr id="1515941687" name="Image 1" descr="Une image contenant texte, Tracé, capture d’écran, lign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941687" name="Image 1" descr="Une image contenant texte, Tracé, capture d’écran, ligne&#10;&#10;Description générée automatiquement"/>
                    <pic:cNvPicPr/>
                  </pic:nvPicPr>
                  <pic:blipFill>
                    <a:blip r:embed="rId16">
                      <a:extLst>
                        <a:ext uri="{28A0092B-C50C-407E-A947-70E740481C1C}">
                          <a14:useLocalDpi xmlns:a14="http://schemas.microsoft.com/office/drawing/2010/main" val="0"/>
                        </a:ext>
                      </a:extLst>
                    </a:blip>
                    <a:stretch>
                      <a:fillRect/>
                    </a:stretch>
                  </pic:blipFill>
                  <pic:spPr>
                    <a:xfrm>
                      <a:off x="0" y="0"/>
                      <a:ext cx="3453618" cy="2603918"/>
                    </a:xfrm>
                    <a:prstGeom prst="rect">
                      <a:avLst/>
                    </a:prstGeom>
                  </pic:spPr>
                </pic:pic>
              </a:graphicData>
            </a:graphic>
          </wp:inline>
        </w:drawing>
      </w:r>
      <w:commentRangeEnd w:id="98"/>
      <w:r w:rsidR="002F041C">
        <w:rPr>
          <w:rStyle w:val="Marquedecommentaire"/>
        </w:rPr>
        <w:commentReference w:id="98"/>
      </w:r>
      <w:commentRangeEnd w:id="99"/>
      <w:r w:rsidR="00831FEB">
        <w:rPr>
          <w:rStyle w:val="Marquedecommentaire"/>
        </w:rPr>
        <w:commentReference w:id="99"/>
      </w:r>
    </w:p>
    <w:p w14:paraId="33E3CEF0" w14:textId="0C3C5776" w:rsidR="00EC3F91" w:rsidRPr="0024011A" w:rsidRDefault="006A1464" w:rsidP="002766EC">
      <w:pPr>
        <w:pStyle w:val="figure"/>
        <w:rPr>
          <w:rStyle w:val="Accentuationlgre"/>
          <w:i/>
          <w:iCs w:val="0"/>
          <w:color w:val="auto"/>
        </w:rPr>
      </w:pPr>
      <w:r w:rsidRPr="0024011A">
        <w:rPr>
          <w:rStyle w:val="Accentuationlgre"/>
          <w:i/>
          <w:iCs w:val="0"/>
          <w:color w:val="auto"/>
        </w:rPr>
        <w:t>Figure </w:t>
      </w:r>
      <w:r w:rsidR="0071362F" w:rsidRPr="0024011A">
        <w:rPr>
          <w:rStyle w:val="Accentuationlgre"/>
          <w:i/>
          <w:iCs w:val="0"/>
          <w:color w:val="auto"/>
        </w:rPr>
        <w:t xml:space="preserve">5 </w:t>
      </w:r>
      <w:r w:rsidRPr="0024011A">
        <w:rPr>
          <w:rStyle w:val="Accentuationlgre"/>
          <w:i/>
          <w:iCs w:val="0"/>
          <w:color w:val="auto"/>
        </w:rPr>
        <w:t xml:space="preserve">: </w:t>
      </w:r>
      <w:commentRangeStart w:id="100"/>
      <w:r w:rsidRPr="0024011A">
        <w:rPr>
          <w:rStyle w:val="Accentuationlgre"/>
          <w:i/>
          <w:iCs w:val="0"/>
          <w:color w:val="auto"/>
        </w:rPr>
        <w:t>Niveau de pression acoustique au niveau de la paroi du carénage</w:t>
      </w:r>
      <w:commentRangeEnd w:id="100"/>
      <w:r w:rsidR="00C94F53">
        <w:rPr>
          <w:rStyle w:val="Marquedecommentaire"/>
          <w:rFonts w:asciiTheme="minorHAnsi" w:hAnsiTheme="minorHAnsi" w:cstheme="minorBidi"/>
          <w:i w:val="0"/>
        </w:rPr>
        <w:commentReference w:id="100"/>
      </w:r>
    </w:p>
    <w:p w14:paraId="43F3FEAE" w14:textId="77777777" w:rsidR="00DE50E0" w:rsidRDefault="00DE50E0">
      <w:pPr>
        <w:rPr>
          <w:rFonts w:ascii="Adobe Thai" w:eastAsiaTheme="majorEastAsia" w:hAnsi="Adobe Thai" w:cs="Adobe Thai"/>
          <w:color w:val="2F5496" w:themeColor="accent1" w:themeShade="BF"/>
          <w:sz w:val="26"/>
          <w:szCs w:val="26"/>
        </w:rPr>
      </w:pPr>
      <w:bookmarkStart w:id="101" w:name="_Toc153965115"/>
      <w:r>
        <w:rPr>
          <w:rFonts w:ascii="Adobe Thai" w:hAnsi="Adobe Thai" w:cs="Adobe Thai"/>
        </w:rPr>
        <w:br w:type="page"/>
      </w:r>
    </w:p>
    <w:p w14:paraId="02923F27" w14:textId="176CCCA8" w:rsidR="00F11A9E" w:rsidRPr="00DE50E0" w:rsidRDefault="00F11A9E" w:rsidP="00E07642">
      <w:pPr>
        <w:pStyle w:val="Titre2"/>
        <w:spacing w:line="276" w:lineRule="auto"/>
        <w:rPr>
          <w:rFonts w:ascii="Adobe Thai" w:hAnsi="Adobe Thai" w:cs="Adobe Thai"/>
        </w:rPr>
      </w:pPr>
      <w:r w:rsidRPr="00DE50E0">
        <w:rPr>
          <w:rFonts w:ascii="Adobe Thai" w:hAnsi="Adobe Thai" w:cs="Adobe Thai"/>
        </w:rPr>
        <w:lastRenderedPageBreak/>
        <w:t xml:space="preserve">Un carénage avec traitement acoustique réactif pour </w:t>
      </w:r>
      <w:r w:rsidR="0089173C" w:rsidRPr="00DE50E0">
        <w:rPr>
          <w:rFonts w:ascii="Adobe Thai" w:hAnsi="Adobe Thai" w:cs="Adobe Thai"/>
        </w:rPr>
        <w:t xml:space="preserve">le </w:t>
      </w:r>
      <w:r w:rsidRPr="00DE50E0">
        <w:rPr>
          <w:rFonts w:ascii="Adobe Thai" w:hAnsi="Adobe Thai" w:cs="Adobe Thai"/>
        </w:rPr>
        <w:t>rotor Fenestro</w:t>
      </w:r>
      <w:r w:rsidR="009D3118" w:rsidRPr="00DE50E0">
        <w:rPr>
          <w:rFonts w:ascii="Adobe Thai" w:hAnsi="Adobe Thai" w:cs="Adobe Thai"/>
        </w:rPr>
        <w:t>n</w:t>
      </w:r>
      <w:bookmarkEnd w:id="101"/>
    </w:p>
    <w:p w14:paraId="3F8D73BD" w14:textId="77777777" w:rsidR="00F11A9E" w:rsidRPr="00DE50E0" w:rsidRDefault="00F11A9E" w:rsidP="00E07642">
      <w:pPr>
        <w:spacing w:line="276" w:lineRule="auto"/>
        <w:jc w:val="both"/>
        <w:rPr>
          <w:rFonts w:ascii="Adobe Thai" w:hAnsi="Adobe Thai" w:cs="Adobe Thai"/>
        </w:rPr>
      </w:pPr>
    </w:p>
    <w:p w14:paraId="309DF8D3" w14:textId="18B961E7" w:rsidR="00F11A9E" w:rsidRPr="00DE50E0" w:rsidRDefault="00F11A9E" w:rsidP="00E07642">
      <w:pPr>
        <w:spacing w:line="276" w:lineRule="auto"/>
        <w:jc w:val="both"/>
        <w:rPr>
          <w:rFonts w:ascii="Adobe Thai" w:hAnsi="Adobe Thai" w:cs="Adobe Thai"/>
        </w:rPr>
      </w:pPr>
      <w:r w:rsidRPr="00DE50E0">
        <w:rPr>
          <w:rFonts w:ascii="Adobe Thai" w:hAnsi="Adobe Thai" w:cs="Adobe Thai"/>
        </w:rPr>
        <w:t xml:space="preserve">Comme </w:t>
      </w:r>
      <w:r w:rsidRPr="00B22C56">
        <w:rPr>
          <w:rFonts w:ascii="Adobe Thai" w:hAnsi="Adobe Thai" w:cs="Adobe Thai"/>
          <w:u w:val="single"/>
          <w:rPrChange w:id="102" w:author="Lopez, Maël" w:date="2023-12-22T06:19:00Z">
            <w:rPr>
              <w:rFonts w:ascii="Adobe Thai" w:hAnsi="Adobe Thai" w:cs="Adobe Thai"/>
            </w:rPr>
          </w:rPrChange>
        </w:rPr>
        <w:t>on</w:t>
      </w:r>
      <w:r w:rsidRPr="00DE50E0">
        <w:rPr>
          <w:rFonts w:ascii="Adobe Thai" w:hAnsi="Adobe Thai" w:cs="Adobe Thai"/>
        </w:rPr>
        <w:t xml:space="preserve"> l’a vu avec le cas du </w:t>
      </w:r>
      <w:r w:rsidRPr="00DE50E0">
        <w:rPr>
          <w:rFonts w:ascii="Adobe Thai" w:hAnsi="Adobe Thai" w:cs="Adobe Thai"/>
          <w:i/>
          <w:iCs/>
        </w:rPr>
        <w:t>Fenestron</w:t>
      </w:r>
      <w:r w:rsidRPr="00DE50E0">
        <w:rPr>
          <w:rFonts w:ascii="Adobe Thai" w:hAnsi="Adobe Thai" w:cs="Adobe Thai"/>
        </w:rPr>
        <w:t>, le carénage offre une nouvelle perspective en matière de réduction de bruit, car il fait office de « </w:t>
      </w:r>
      <w:commentRangeStart w:id="103"/>
      <w:r w:rsidRPr="00DE50E0">
        <w:rPr>
          <w:rFonts w:ascii="Adobe Thai" w:hAnsi="Adobe Thai" w:cs="Adobe Thai"/>
        </w:rPr>
        <w:t>bouclier </w:t>
      </w:r>
      <w:commentRangeEnd w:id="103"/>
      <w:r w:rsidR="00F83FA7">
        <w:rPr>
          <w:rStyle w:val="Marquedecommentaire"/>
        </w:rPr>
        <w:commentReference w:id="103"/>
      </w:r>
      <w:r w:rsidRPr="00DE50E0">
        <w:rPr>
          <w:rFonts w:ascii="Adobe Thai" w:hAnsi="Adobe Thai" w:cs="Adobe Thai"/>
        </w:rPr>
        <w:t xml:space="preserve">» pour le son émis par le rotor. Cette opportunité a été exploitée par Airbus Helicopter dans le cadre du projet de démonstrateur </w:t>
      </w:r>
      <w:proofErr w:type="spellStart"/>
      <w:r w:rsidRPr="00DE50E0">
        <w:rPr>
          <w:rFonts w:ascii="Adobe Thai" w:hAnsi="Adobe Thai" w:cs="Adobe Thai"/>
        </w:rPr>
        <w:t>Bluecopter</w:t>
      </w:r>
      <w:proofErr w:type="spellEnd"/>
      <w:r w:rsidRPr="00DE50E0">
        <w:rPr>
          <w:rStyle w:val="Appeldenotedefin"/>
          <w:rFonts w:ascii="Adobe Thai" w:hAnsi="Adobe Thai" w:cs="Adobe Thai"/>
        </w:rPr>
        <w:endnoteReference w:id="8"/>
      </w:r>
      <w:r w:rsidRPr="00DE50E0">
        <w:rPr>
          <w:rFonts w:ascii="Adobe Thai" w:hAnsi="Adobe Thai" w:cs="Adobe Thai"/>
        </w:rPr>
        <w:t xml:space="preserve">. L’un des buts du projet est de développer un liner acoustique s’intégrant dans le carénage de queue afin d’absorber les émissions acoustiques du rotor anti-couple. Airbus a opté pour une solution à base de </w:t>
      </w:r>
      <w:commentRangeStart w:id="108"/>
      <w:r w:rsidRPr="00DE50E0">
        <w:rPr>
          <w:rFonts w:ascii="Adobe Thai" w:hAnsi="Adobe Thai" w:cs="Adobe Thai"/>
        </w:rPr>
        <w:t>cavités réactives</w:t>
      </w:r>
      <w:commentRangeEnd w:id="108"/>
      <w:r w:rsidR="00831FEB">
        <w:rPr>
          <w:rStyle w:val="Marquedecommentaire"/>
        </w:rPr>
        <w:commentReference w:id="108"/>
      </w:r>
      <w:r w:rsidRPr="00DE50E0">
        <w:rPr>
          <w:rStyle w:val="Appeldenotedefin"/>
          <w:rFonts w:ascii="Adobe Thai" w:hAnsi="Adobe Thai" w:cs="Adobe Thai"/>
        </w:rPr>
        <w:endnoteReference w:id="9"/>
      </w:r>
      <w:ins w:id="109" w:author="Lopez, Maël" w:date="2023-12-22T06:23:00Z">
        <w:r w:rsidR="00F83FA7">
          <w:rPr>
            <w:rFonts w:ascii="Adobe Thai" w:hAnsi="Adobe Thai" w:cs="Adobe Thai"/>
          </w:rPr>
          <w:t xml:space="preserve">. </w:t>
        </w:r>
      </w:ins>
      <w:del w:id="110" w:author="Lopez, Maël" w:date="2023-12-22T06:23:00Z">
        <w:r w:rsidRPr="00DE50E0" w:rsidDel="00F83FA7">
          <w:rPr>
            <w:rFonts w:ascii="Adobe Thai" w:hAnsi="Adobe Thai" w:cs="Adobe Thai"/>
          </w:rPr>
          <w:delText xml:space="preserve"> </w:delText>
        </w:r>
      </w:del>
      <w:commentRangeStart w:id="111"/>
      <w:del w:id="112" w:author="Lopez, Maël" w:date="2023-12-22T06:24:00Z">
        <w:r w:rsidRPr="00DE50E0" w:rsidDel="00F83FA7">
          <w:rPr>
            <w:rFonts w:ascii="Adobe Thai" w:hAnsi="Adobe Thai" w:cs="Adobe Thai"/>
          </w:rPr>
          <w:delText xml:space="preserve">comme il en existe beaucoup dans le secteur de l’aéronautique, en particulier dans </w:delText>
        </w:r>
      </w:del>
      <w:ins w:id="113" w:author="Lopez, Maël" w:date="2023-12-22T06:24:00Z">
        <w:r w:rsidR="00F83FA7">
          <w:rPr>
            <w:rFonts w:ascii="Adobe Thai" w:hAnsi="Adobe Thai" w:cs="Adobe Thai"/>
          </w:rPr>
          <w:t>De façon similaire aux</w:t>
        </w:r>
      </w:ins>
      <w:del w:id="114" w:author="Lopez, Maël" w:date="2023-12-22T06:24:00Z">
        <w:r w:rsidRPr="00DE50E0" w:rsidDel="00F83FA7">
          <w:rPr>
            <w:rFonts w:ascii="Adobe Thai" w:hAnsi="Adobe Thai" w:cs="Adobe Thai"/>
          </w:rPr>
          <w:delText>les</w:delText>
        </w:r>
      </w:del>
      <w:r w:rsidRPr="00DE50E0">
        <w:rPr>
          <w:rFonts w:ascii="Adobe Thai" w:hAnsi="Adobe Thai" w:cs="Adobe Thai"/>
        </w:rPr>
        <w:t xml:space="preserve"> nacelles de réacteur d’avion. </w:t>
      </w:r>
      <w:commentRangeEnd w:id="111"/>
      <w:r w:rsidR="00F83FA7">
        <w:rPr>
          <w:rStyle w:val="Marquedecommentaire"/>
        </w:rPr>
        <w:commentReference w:id="111"/>
      </w:r>
      <w:r w:rsidRPr="00DE50E0">
        <w:rPr>
          <w:rFonts w:ascii="Adobe Thai" w:hAnsi="Adobe Thai" w:cs="Adobe Thai"/>
        </w:rPr>
        <w:t>Le liner est composé de six parties identiques comprenant des cavités réactives réparties suivant la largeur du carénage</w:t>
      </w:r>
      <w:r w:rsidRPr="00DE50E0">
        <w:rPr>
          <w:rStyle w:val="Appeldenotedefin"/>
          <w:rFonts w:ascii="Adobe Thai" w:hAnsi="Adobe Thai" w:cs="Adobe Thai"/>
        </w:rPr>
        <w:endnoteReference w:id="10"/>
      </w:r>
      <w:r w:rsidRPr="00DE50E0">
        <w:rPr>
          <w:rFonts w:ascii="Adobe Thai" w:hAnsi="Adobe Thai" w:cs="Adobe Thai"/>
        </w:rPr>
        <w:t xml:space="preserve">. </w:t>
      </w:r>
    </w:p>
    <w:p w14:paraId="0432EBE3" w14:textId="1D9A20A3" w:rsidR="009E4C6E" w:rsidRPr="00DE50E0" w:rsidRDefault="009E4C6E" w:rsidP="00E07642">
      <w:pPr>
        <w:spacing w:line="276" w:lineRule="auto"/>
        <w:jc w:val="both"/>
        <w:rPr>
          <w:rFonts w:ascii="Adobe Thai" w:hAnsi="Adobe Thai" w:cs="Adobe Thai"/>
        </w:rPr>
      </w:pPr>
      <w:r w:rsidRPr="00DE50E0">
        <w:rPr>
          <w:rFonts w:ascii="Adobe Thai" w:hAnsi="Adobe Thai" w:cs="Adobe Thai"/>
          <w:noProof/>
        </w:rPr>
        <w:drawing>
          <wp:anchor distT="0" distB="0" distL="114300" distR="114300" simplePos="0" relativeHeight="251642880" behindDoc="0" locked="0" layoutInCell="1" allowOverlap="1" wp14:anchorId="3CE2CC3B" wp14:editId="4D6C12CE">
            <wp:simplePos x="0" y="0"/>
            <wp:positionH relativeFrom="column">
              <wp:posOffset>1862455</wp:posOffset>
            </wp:positionH>
            <wp:positionV relativeFrom="paragraph">
              <wp:posOffset>60960</wp:posOffset>
            </wp:positionV>
            <wp:extent cx="2031341" cy="2641117"/>
            <wp:effectExtent l="0" t="0" r="0" b="0"/>
            <wp:wrapSquare wrapText="bothSides"/>
            <wp:docPr id="1628983045" name="Image 1" descr="Une image contenant croquis, fan, art&#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983045" name="Image 1" descr="Une image contenant croquis, fan, art&#10;&#10;Description générée automatiquemen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031341" cy="2641117"/>
                    </a:xfrm>
                    <a:prstGeom prst="rect">
                      <a:avLst/>
                    </a:prstGeom>
                  </pic:spPr>
                </pic:pic>
              </a:graphicData>
            </a:graphic>
          </wp:anchor>
        </w:drawing>
      </w:r>
    </w:p>
    <w:p w14:paraId="0FD1A526" w14:textId="77777777" w:rsidR="009E4C6E" w:rsidRPr="00DE50E0" w:rsidRDefault="009E4C6E" w:rsidP="00E07642">
      <w:pPr>
        <w:spacing w:line="276" w:lineRule="auto"/>
        <w:jc w:val="both"/>
        <w:rPr>
          <w:rFonts w:ascii="Adobe Thai" w:hAnsi="Adobe Thai" w:cs="Adobe Thai"/>
          <w:highlight w:val="yellow"/>
        </w:rPr>
      </w:pPr>
    </w:p>
    <w:p w14:paraId="7B26E331" w14:textId="77777777" w:rsidR="009E4C6E" w:rsidRPr="00DE50E0" w:rsidRDefault="009E4C6E" w:rsidP="00E07642">
      <w:pPr>
        <w:spacing w:line="276" w:lineRule="auto"/>
        <w:jc w:val="both"/>
        <w:rPr>
          <w:rFonts w:ascii="Adobe Thai" w:hAnsi="Adobe Thai" w:cs="Adobe Thai"/>
          <w:highlight w:val="yellow"/>
        </w:rPr>
      </w:pPr>
    </w:p>
    <w:p w14:paraId="3BB9DE70" w14:textId="77777777" w:rsidR="009E4C6E" w:rsidRPr="00DE50E0" w:rsidRDefault="009E4C6E" w:rsidP="00E07642">
      <w:pPr>
        <w:spacing w:line="276" w:lineRule="auto"/>
        <w:jc w:val="both"/>
        <w:rPr>
          <w:rFonts w:ascii="Adobe Thai" w:hAnsi="Adobe Thai" w:cs="Adobe Thai"/>
          <w:highlight w:val="yellow"/>
        </w:rPr>
      </w:pPr>
    </w:p>
    <w:p w14:paraId="18B82C62" w14:textId="77777777" w:rsidR="009E4C6E" w:rsidRPr="00DE50E0" w:rsidRDefault="009E4C6E" w:rsidP="00E07642">
      <w:pPr>
        <w:spacing w:line="276" w:lineRule="auto"/>
        <w:jc w:val="both"/>
        <w:rPr>
          <w:rFonts w:ascii="Adobe Thai" w:hAnsi="Adobe Thai" w:cs="Adobe Thai"/>
          <w:highlight w:val="yellow"/>
        </w:rPr>
      </w:pPr>
    </w:p>
    <w:p w14:paraId="3D82C922" w14:textId="77777777" w:rsidR="009E4C6E" w:rsidRPr="00DE50E0" w:rsidRDefault="009E4C6E" w:rsidP="00E07642">
      <w:pPr>
        <w:spacing w:line="276" w:lineRule="auto"/>
        <w:jc w:val="both"/>
        <w:rPr>
          <w:rFonts w:ascii="Adobe Thai" w:hAnsi="Adobe Thai" w:cs="Adobe Thai"/>
          <w:highlight w:val="yellow"/>
        </w:rPr>
      </w:pPr>
    </w:p>
    <w:p w14:paraId="685849FA" w14:textId="77777777" w:rsidR="009E4C6E" w:rsidRPr="00DE50E0" w:rsidRDefault="009E4C6E" w:rsidP="00E07642">
      <w:pPr>
        <w:spacing w:line="276" w:lineRule="auto"/>
        <w:jc w:val="both"/>
        <w:rPr>
          <w:rFonts w:ascii="Adobe Thai" w:hAnsi="Adobe Thai" w:cs="Adobe Thai"/>
          <w:highlight w:val="yellow"/>
        </w:rPr>
      </w:pPr>
    </w:p>
    <w:p w14:paraId="07527CC2" w14:textId="77777777" w:rsidR="009E4C6E" w:rsidRPr="00DE50E0" w:rsidRDefault="009E4C6E" w:rsidP="00E07642">
      <w:pPr>
        <w:spacing w:line="276" w:lineRule="auto"/>
        <w:jc w:val="both"/>
        <w:rPr>
          <w:rFonts w:ascii="Adobe Thai" w:hAnsi="Adobe Thai" w:cs="Adobe Thai"/>
          <w:highlight w:val="yellow"/>
        </w:rPr>
      </w:pPr>
    </w:p>
    <w:p w14:paraId="5760FE80" w14:textId="77777777" w:rsidR="009E4C6E" w:rsidRPr="00DE50E0" w:rsidRDefault="009E4C6E" w:rsidP="00E07642">
      <w:pPr>
        <w:spacing w:line="276" w:lineRule="auto"/>
        <w:jc w:val="both"/>
        <w:rPr>
          <w:rFonts w:ascii="Adobe Thai" w:hAnsi="Adobe Thai" w:cs="Adobe Thai"/>
          <w:highlight w:val="yellow"/>
        </w:rPr>
      </w:pPr>
    </w:p>
    <w:p w14:paraId="6FBCC6BA" w14:textId="77777777" w:rsidR="009E4C6E" w:rsidRPr="00DE50E0" w:rsidRDefault="009E4C6E" w:rsidP="00E07642">
      <w:pPr>
        <w:spacing w:line="276" w:lineRule="auto"/>
        <w:jc w:val="both"/>
        <w:rPr>
          <w:rFonts w:ascii="Adobe Thai" w:hAnsi="Adobe Thai" w:cs="Adobe Thai"/>
          <w:highlight w:val="yellow"/>
        </w:rPr>
      </w:pPr>
    </w:p>
    <w:p w14:paraId="7E45F88F" w14:textId="5000D642" w:rsidR="009E4C6E" w:rsidRPr="00DE50E0" w:rsidRDefault="009E4C6E" w:rsidP="00E07642">
      <w:pPr>
        <w:spacing w:line="276" w:lineRule="auto"/>
        <w:jc w:val="center"/>
        <w:rPr>
          <w:rStyle w:val="Accentuationlgre"/>
          <w:rFonts w:ascii="Adobe Thai" w:hAnsi="Adobe Thai" w:cs="Adobe Thai"/>
          <w:highlight w:val="yellow"/>
        </w:rPr>
      </w:pPr>
      <w:commentRangeStart w:id="115"/>
      <w:r w:rsidRPr="00DE50E0">
        <w:rPr>
          <w:rStyle w:val="Accentuationlgre"/>
          <w:rFonts w:ascii="Adobe Thai" w:hAnsi="Adobe Thai" w:cs="Adobe Thai"/>
        </w:rPr>
        <w:t>Figure</w:t>
      </w:r>
      <w:r w:rsidR="0071362F" w:rsidRPr="00DE50E0">
        <w:rPr>
          <w:rStyle w:val="Accentuationlgre"/>
          <w:rFonts w:ascii="Adobe Thai" w:hAnsi="Adobe Thai" w:cs="Adobe Thai"/>
        </w:rPr>
        <w:t xml:space="preserve"> 6</w:t>
      </w:r>
      <w:r w:rsidRPr="00DE50E0">
        <w:rPr>
          <w:rStyle w:val="Accentuationlgre"/>
          <w:rFonts w:ascii="Adobe Thai" w:hAnsi="Adobe Thai" w:cs="Adobe Thai"/>
        </w:rPr>
        <w:t> </w:t>
      </w:r>
      <w:commentRangeEnd w:id="115"/>
      <w:r w:rsidR="00831FEB">
        <w:rPr>
          <w:rStyle w:val="Marquedecommentaire"/>
        </w:rPr>
        <w:commentReference w:id="115"/>
      </w:r>
      <w:r w:rsidRPr="00DE50E0">
        <w:rPr>
          <w:rStyle w:val="Accentuationlgre"/>
          <w:rFonts w:ascii="Adobe Thai" w:hAnsi="Adobe Thai" w:cs="Adobe Thai"/>
        </w:rPr>
        <w:t xml:space="preserve">: Illustration du concept de liner acoustique pour Fenestron dans le cadre du projet </w:t>
      </w:r>
      <w:proofErr w:type="spellStart"/>
      <w:r w:rsidRPr="00DE50E0">
        <w:rPr>
          <w:rStyle w:val="Accentuationlgre"/>
          <w:rFonts w:ascii="Adobe Thai" w:hAnsi="Adobe Thai" w:cs="Adobe Thai"/>
        </w:rPr>
        <w:t>Bluecopter</w:t>
      </w:r>
      <w:proofErr w:type="spellEnd"/>
    </w:p>
    <w:p w14:paraId="412299A2" w14:textId="7DFA2A72" w:rsidR="009E4C6E" w:rsidRPr="00DE50E0" w:rsidRDefault="00326CF1" w:rsidP="00E07642">
      <w:pPr>
        <w:spacing w:line="276" w:lineRule="auto"/>
        <w:jc w:val="both"/>
        <w:rPr>
          <w:rFonts w:ascii="Adobe Thai" w:hAnsi="Adobe Thai" w:cs="Adobe Thai"/>
        </w:rPr>
      </w:pPr>
      <w:commentRangeStart w:id="116"/>
      <w:r w:rsidRPr="00DE50E0">
        <w:rPr>
          <w:rFonts w:ascii="Adobe Thai" w:hAnsi="Adobe Thai" w:cs="Adobe Thai"/>
        </w:rPr>
        <w:t>La solution retenue comprend un liner aérodynamique autour du rotor constitué d’une cavité annulaire recouverte par de l’acier tressé ainsi qu’un liner acoustique an aval d’un rotor composé d’un agencement de résonateurs quart d’onde pour traiter les fréquences médiums et hautes (</w:t>
      </w:r>
      <w:commentRangeStart w:id="117"/>
      <w:r w:rsidRPr="00DE50E0">
        <w:rPr>
          <w:rFonts w:ascii="Adobe Thai" w:hAnsi="Adobe Thai" w:cs="Adobe Thai"/>
        </w:rPr>
        <w:t>1750 Hz</w:t>
      </w:r>
      <w:commentRangeEnd w:id="117"/>
      <w:r w:rsidR="006E697E">
        <w:rPr>
          <w:rStyle w:val="Marquedecommentaire"/>
        </w:rPr>
        <w:commentReference w:id="117"/>
      </w:r>
      <w:r w:rsidRPr="00DE50E0">
        <w:rPr>
          <w:rFonts w:ascii="Adobe Thai" w:hAnsi="Adobe Thai" w:cs="Adobe Thai"/>
        </w:rPr>
        <w:t>) et de résonateur de Helmholtz pour traiter les fréquences basses (650 Hz).</w:t>
      </w:r>
      <w:commentRangeEnd w:id="116"/>
      <w:r w:rsidR="006E697E">
        <w:rPr>
          <w:rStyle w:val="Marquedecommentaire"/>
        </w:rPr>
        <w:commentReference w:id="116"/>
      </w:r>
    </w:p>
    <w:p w14:paraId="46FF9E3F" w14:textId="40B112F2" w:rsidR="004B4FD8" w:rsidRPr="00DE50E0" w:rsidRDefault="004B4FD8" w:rsidP="00E07642">
      <w:pPr>
        <w:spacing w:line="276" w:lineRule="auto"/>
        <w:jc w:val="both"/>
        <w:rPr>
          <w:rFonts w:ascii="Adobe Thai" w:hAnsi="Adobe Thai" w:cs="Adobe Thai"/>
        </w:rPr>
      </w:pPr>
      <w:r w:rsidRPr="00DE50E0">
        <w:rPr>
          <w:rFonts w:ascii="Adobe Thai" w:hAnsi="Adobe Thai" w:cs="Adobe Thai"/>
        </w:rPr>
        <w:t xml:space="preserve">Le liner aérodynamique a pour but de réduire le bruit de dégagement des pales. Ce bruit est caractérisé par </w:t>
      </w:r>
      <w:proofErr w:type="spellStart"/>
      <w:r w:rsidRPr="00DE50E0">
        <w:rPr>
          <w:rFonts w:ascii="Adobe Thai" w:hAnsi="Adobe Thai" w:cs="Adobe Thai"/>
        </w:rPr>
        <w:t>Kameier</w:t>
      </w:r>
      <w:proofErr w:type="spellEnd"/>
      <w:r w:rsidRPr="00DE50E0">
        <w:rPr>
          <w:rStyle w:val="Appeldenotedefin"/>
          <w:rFonts w:ascii="Adobe Thai" w:hAnsi="Adobe Thai" w:cs="Adobe Thai"/>
        </w:rPr>
        <w:endnoteReference w:id="11"/>
      </w:r>
      <w:r w:rsidR="002766EC">
        <w:rPr>
          <w:rFonts w:ascii="Adobe Thai" w:hAnsi="Adobe Thai" w:cs="Adobe Thai"/>
        </w:rPr>
        <w:t xml:space="preserve">. </w:t>
      </w:r>
      <w:del w:id="121" w:author="Lopez, Maël" w:date="2023-12-22T07:40:00Z">
        <w:r w:rsidR="002766EC" w:rsidDel="006E697E">
          <w:rPr>
            <w:rFonts w:ascii="Adobe Thai" w:hAnsi="Adobe Thai" w:cs="Adobe Thai"/>
          </w:rPr>
          <w:delText xml:space="preserve">pour </w:delText>
        </w:r>
      </w:del>
      <w:r w:rsidR="002766EC">
        <w:rPr>
          <w:rFonts w:ascii="Adobe Thai" w:hAnsi="Adobe Thai" w:cs="Adobe Thai"/>
        </w:rPr>
        <w:t xml:space="preserve">Pour le traiter, </w:t>
      </w:r>
      <w:proofErr w:type="spellStart"/>
      <w:r w:rsidRPr="00DE50E0">
        <w:rPr>
          <w:rFonts w:ascii="Adobe Thai" w:hAnsi="Adobe Thai" w:cs="Adobe Thai"/>
        </w:rPr>
        <w:t>Khorrami</w:t>
      </w:r>
      <w:proofErr w:type="spellEnd"/>
      <w:r w:rsidR="005946D4" w:rsidRPr="00DE50E0">
        <w:rPr>
          <w:rStyle w:val="Appeldenotedefin"/>
          <w:rFonts w:ascii="Adobe Thai" w:hAnsi="Adobe Thai" w:cs="Adobe Thai"/>
        </w:rPr>
        <w:endnoteReference w:id="12"/>
      </w:r>
      <w:r w:rsidRPr="00DE50E0">
        <w:rPr>
          <w:rFonts w:ascii="Adobe Thai" w:hAnsi="Adobe Thai" w:cs="Adobe Thai"/>
        </w:rPr>
        <w:t xml:space="preserve"> préconise l’utilisation de matériaux poreux dans le plan du rotor </w:t>
      </w:r>
      <w:r w:rsidR="002766EC">
        <w:rPr>
          <w:rFonts w:ascii="Adobe Thai" w:hAnsi="Adobe Thai" w:cs="Adobe Thai"/>
        </w:rPr>
        <w:t>qui permet</w:t>
      </w:r>
      <w:r w:rsidRPr="00DE50E0">
        <w:rPr>
          <w:rFonts w:ascii="Adobe Thai" w:hAnsi="Adobe Thai" w:cs="Adobe Thai"/>
        </w:rPr>
        <w:t xml:space="preserve"> de limiter la création de vortex</w:t>
      </w:r>
      <w:r w:rsidR="005946D4" w:rsidRPr="00DE50E0">
        <w:rPr>
          <w:rFonts w:ascii="Adobe Thai" w:hAnsi="Adobe Thai" w:cs="Adobe Thai"/>
        </w:rPr>
        <w:t xml:space="preserve"> en proposant une surface perméable à l’air. Ici cette fonction sera garantie par la cavité annulaire</w:t>
      </w:r>
      <w:r w:rsidR="002766EC">
        <w:rPr>
          <w:rFonts w:ascii="Adobe Thai" w:hAnsi="Adobe Thai" w:cs="Adobe Thai"/>
        </w:rPr>
        <w:t xml:space="preserve"> recouverte par un treillis en acier perméable</w:t>
      </w:r>
      <w:r w:rsidR="005946D4" w:rsidRPr="00DE50E0">
        <w:rPr>
          <w:rFonts w:ascii="Adobe Thai" w:hAnsi="Adobe Thai" w:cs="Adobe Thai"/>
        </w:rPr>
        <w:t>.</w:t>
      </w:r>
    </w:p>
    <w:p w14:paraId="4E63D16A" w14:textId="027E3527" w:rsidR="00DE50E0" w:rsidRDefault="00DE50E0">
      <w:pPr>
        <w:rPr>
          <w:rFonts w:ascii="Adobe Thai" w:hAnsi="Adobe Thai" w:cs="Adobe Thai"/>
          <w:highlight w:val="yellow"/>
        </w:rPr>
      </w:pPr>
      <w:r>
        <w:rPr>
          <w:rFonts w:ascii="Adobe Thai" w:hAnsi="Adobe Thai" w:cs="Adobe Thai"/>
          <w:highlight w:val="yellow"/>
        </w:rPr>
        <w:br w:type="page"/>
      </w:r>
    </w:p>
    <w:p w14:paraId="3EC9C7C6" w14:textId="77777777" w:rsidR="009E4C6E" w:rsidRPr="00DE50E0" w:rsidRDefault="009E4C6E" w:rsidP="00E07642">
      <w:pPr>
        <w:spacing w:line="276" w:lineRule="auto"/>
        <w:jc w:val="both"/>
        <w:rPr>
          <w:rFonts w:ascii="Adobe Thai" w:hAnsi="Adobe Thai" w:cs="Adobe Thai"/>
          <w:highlight w:val="yellow"/>
        </w:rPr>
      </w:pPr>
    </w:p>
    <w:p w14:paraId="596083A5" w14:textId="6BB0143C" w:rsidR="00F11A9E" w:rsidRPr="00DE50E0" w:rsidRDefault="00036236" w:rsidP="00E07642">
      <w:pPr>
        <w:spacing w:line="276" w:lineRule="auto"/>
        <w:rPr>
          <w:rFonts w:ascii="Adobe Thai" w:hAnsi="Adobe Thai" w:cs="Adobe Thai"/>
        </w:rPr>
      </w:pPr>
      <w:commentRangeStart w:id="128"/>
      <w:r w:rsidRPr="00DE50E0">
        <w:rPr>
          <w:rFonts w:ascii="Adobe Thai" w:hAnsi="Adobe Thai" w:cs="Adobe Thai"/>
          <w:noProof/>
        </w:rPr>
        <w:drawing>
          <wp:anchor distT="0" distB="0" distL="114300" distR="114300" simplePos="0" relativeHeight="251640832" behindDoc="0" locked="0" layoutInCell="1" allowOverlap="1" wp14:anchorId="181FBEE0" wp14:editId="0B3D6583">
            <wp:simplePos x="0" y="0"/>
            <wp:positionH relativeFrom="column">
              <wp:posOffset>864235</wp:posOffset>
            </wp:positionH>
            <wp:positionV relativeFrom="paragraph">
              <wp:posOffset>9525</wp:posOffset>
            </wp:positionV>
            <wp:extent cx="4021455" cy="2620010"/>
            <wp:effectExtent l="0" t="0" r="0" b="0"/>
            <wp:wrapSquare wrapText="bothSides"/>
            <wp:docPr id="1610382570" name="Image 1" descr="Une image contenant texte, capture d’écran, Parallèl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382570" name="Image 1" descr="Une image contenant texte, capture d’écran, Parallèle&#10;&#10;Description générée automatiquemen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021455" cy="2620010"/>
                    </a:xfrm>
                    <a:prstGeom prst="rect">
                      <a:avLst/>
                    </a:prstGeom>
                  </pic:spPr>
                </pic:pic>
              </a:graphicData>
            </a:graphic>
            <wp14:sizeRelH relativeFrom="margin">
              <wp14:pctWidth>0</wp14:pctWidth>
            </wp14:sizeRelH>
            <wp14:sizeRelV relativeFrom="margin">
              <wp14:pctHeight>0</wp14:pctHeight>
            </wp14:sizeRelV>
          </wp:anchor>
        </w:drawing>
      </w:r>
      <w:commentRangeEnd w:id="128"/>
      <w:r w:rsidR="006E697E">
        <w:rPr>
          <w:rStyle w:val="Marquedecommentaire"/>
        </w:rPr>
        <w:commentReference w:id="128"/>
      </w:r>
    </w:p>
    <w:p w14:paraId="5A35840A" w14:textId="77777777" w:rsidR="00EC3F91" w:rsidRPr="00DE50E0" w:rsidRDefault="00EC3F91" w:rsidP="00E07642">
      <w:pPr>
        <w:spacing w:line="276" w:lineRule="auto"/>
        <w:rPr>
          <w:rFonts w:ascii="Adobe Thai" w:eastAsiaTheme="majorEastAsia" w:hAnsi="Adobe Thai" w:cs="Adobe Thai"/>
          <w:color w:val="2F5496" w:themeColor="accent1" w:themeShade="BF"/>
          <w:sz w:val="26"/>
          <w:szCs w:val="26"/>
        </w:rPr>
      </w:pPr>
    </w:p>
    <w:p w14:paraId="0FBEC930" w14:textId="77777777" w:rsidR="00402F9D" w:rsidRPr="00DE50E0" w:rsidRDefault="00402F9D" w:rsidP="00E07642">
      <w:pPr>
        <w:spacing w:line="276" w:lineRule="auto"/>
        <w:rPr>
          <w:rFonts w:ascii="Adobe Thai" w:eastAsiaTheme="majorEastAsia" w:hAnsi="Adobe Thai" w:cs="Adobe Thai"/>
          <w:color w:val="2F5496" w:themeColor="accent1" w:themeShade="BF"/>
          <w:sz w:val="26"/>
          <w:szCs w:val="26"/>
        </w:rPr>
      </w:pPr>
    </w:p>
    <w:p w14:paraId="2CAD91EB" w14:textId="77777777" w:rsidR="00402F9D" w:rsidRPr="00DE50E0" w:rsidRDefault="00402F9D" w:rsidP="00E07642">
      <w:pPr>
        <w:spacing w:line="276" w:lineRule="auto"/>
        <w:rPr>
          <w:rFonts w:ascii="Adobe Thai" w:eastAsiaTheme="majorEastAsia" w:hAnsi="Adobe Thai" w:cs="Adobe Thai"/>
          <w:color w:val="2F5496" w:themeColor="accent1" w:themeShade="BF"/>
          <w:sz w:val="26"/>
          <w:szCs w:val="26"/>
        </w:rPr>
      </w:pPr>
    </w:p>
    <w:p w14:paraId="059E6CB5" w14:textId="77777777" w:rsidR="00402F9D" w:rsidRPr="00DE50E0" w:rsidRDefault="00402F9D" w:rsidP="00E07642">
      <w:pPr>
        <w:spacing w:line="276" w:lineRule="auto"/>
        <w:rPr>
          <w:rFonts w:ascii="Adobe Thai" w:eastAsiaTheme="majorEastAsia" w:hAnsi="Adobe Thai" w:cs="Adobe Thai"/>
          <w:color w:val="2F5496" w:themeColor="accent1" w:themeShade="BF"/>
          <w:sz w:val="26"/>
          <w:szCs w:val="26"/>
        </w:rPr>
      </w:pPr>
    </w:p>
    <w:p w14:paraId="541266B6" w14:textId="77777777" w:rsidR="00402F9D" w:rsidRPr="00DE50E0" w:rsidRDefault="00402F9D" w:rsidP="00E07642">
      <w:pPr>
        <w:spacing w:line="276" w:lineRule="auto"/>
        <w:rPr>
          <w:rFonts w:ascii="Adobe Thai" w:eastAsiaTheme="majorEastAsia" w:hAnsi="Adobe Thai" w:cs="Adobe Thai"/>
          <w:color w:val="2F5496" w:themeColor="accent1" w:themeShade="BF"/>
          <w:sz w:val="26"/>
          <w:szCs w:val="26"/>
        </w:rPr>
      </w:pPr>
    </w:p>
    <w:p w14:paraId="1DF3EF21" w14:textId="77777777" w:rsidR="00402F9D" w:rsidRPr="00DE50E0" w:rsidRDefault="00402F9D" w:rsidP="00E07642">
      <w:pPr>
        <w:spacing w:line="276" w:lineRule="auto"/>
        <w:rPr>
          <w:rFonts w:ascii="Adobe Thai" w:eastAsiaTheme="majorEastAsia" w:hAnsi="Adobe Thai" w:cs="Adobe Thai"/>
          <w:color w:val="2F5496" w:themeColor="accent1" w:themeShade="BF"/>
          <w:sz w:val="26"/>
          <w:szCs w:val="26"/>
        </w:rPr>
      </w:pPr>
    </w:p>
    <w:p w14:paraId="7CEAF44B" w14:textId="77777777" w:rsidR="00402F9D" w:rsidRPr="00DE50E0" w:rsidRDefault="00402F9D" w:rsidP="00E07642">
      <w:pPr>
        <w:spacing w:line="276" w:lineRule="auto"/>
        <w:rPr>
          <w:rFonts w:ascii="Adobe Thai" w:eastAsiaTheme="majorEastAsia" w:hAnsi="Adobe Thai" w:cs="Adobe Thai"/>
          <w:color w:val="2F5496" w:themeColor="accent1" w:themeShade="BF"/>
          <w:sz w:val="26"/>
          <w:szCs w:val="26"/>
        </w:rPr>
      </w:pPr>
    </w:p>
    <w:p w14:paraId="23A03EA1" w14:textId="77777777" w:rsidR="00402F9D" w:rsidRPr="00DE50E0" w:rsidRDefault="00402F9D" w:rsidP="00E07642">
      <w:pPr>
        <w:spacing w:line="276" w:lineRule="auto"/>
        <w:rPr>
          <w:rFonts w:ascii="Adobe Thai" w:eastAsiaTheme="majorEastAsia" w:hAnsi="Adobe Thai" w:cs="Adobe Thai"/>
          <w:color w:val="2F5496" w:themeColor="accent1" w:themeShade="BF"/>
          <w:sz w:val="26"/>
          <w:szCs w:val="26"/>
        </w:rPr>
      </w:pPr>
    </w:p>
    <w:p w14:paraId="7921B763" w14:textId="6D957667" w:rsidR="00402F9D" w:rsidRPr="00DE50E0" w:rsidRDefault="00036236" w:rsidP="00E07642">
      <w:pPr>
        <w:spacing w:line="276" w:lineRule="auto"/>
        <w:jc w:val="center"/>
        <w:rPr>
          <w:rFonts w:ascii="Adobe Thai" w:hAnsi="Adobe Thai" w:cs="Adobe Thai"/>
          <w:i/>
          <w:iCs/>
        </w:rPr>
      </w:pPr>
      <w:r w:rsidRPr="00DE50E0">
        <w:rPr>
          <w:rFonts w:ascii="Adobe Thai" w:hAnsi="Adobe Thai" w:cs="Adobe Thai"/>
          <w:i/>
          <w:iCs/>
        </w:rPr>
        <w:t>Figure </w:t>
      </w:r>
      <w:r w:rsidR="0071362F" w:rsidRPr="00DE50E0">
        <w:rPr>
          <w:rFonts w:ascii="Adobe Thai" w:hAnsi="Adobe Thai" w:cs="Adobe Thai"/>
          <w:i/>
          <w:iCs/>
        </w:rPr>
        <w:t xml:space="preserve">7 </w:t>
      </w:r>
      <w:r w:rsidRPr="00DE50E0">
        <w:rPr>
          <w:rFonts w:ascii="Adobe Thai" w:hAnsi="Adobe Thai" w:cs="Adobe Thai"/>
          <w:i/>
          <w:iCs/>
        </w:rPr>
        <w:t>: Niveau sonore en champ lointain</w:t>
      </w:r>
      <w:r w:rsidR="009E4C6E" w:rsidRPr="00DE50E0">
        <w:rPr>
          <w:rFonts w:ascii="Adobe Thai" w:hAnsi="Adobe Thai" w:cs="Adobe Thai"/>
          <w:i/>
          <w:iCs/>
        </w:rPr>
        <w:t xml:space="preserve"> (2 m)</w:t>
      </w:r>
      <w:r w:rsidRPr="00DE50E0">
        <w:rPr>
          <w:rFonts w:ascii="Adobe Thai" w:hAnsi="Adobe Thai" w:cs="Adobe Thai"/>
          <w:i/>
          <w:iCs/>
        </w:rPr>
        <w:t xml:space="preserve"> pour différentes configurations du liner</w:t>
      </w:r>
    </w:p>
    <w:p w14:paraId="117ACF20" w14:textId="096315D1" w:rsidR="00036236" w:rsidRPr="00DE50E0" w:rsidRDefault="005946D4" w:rsidP="00E07642">
      <w:pPr>
        <w:spacing w:line="276" w:lineRule="auto"/>
        <w:jc w:val="both"/>
        <w:rPr>
          <w:rFonts w:ascii="Adobe Thai" w:hAnsi="Adobe Thai" w:cs="Adobe Thai"/>
        </w:rPr>
      </w:pPr>
      <w:r w:rsidRPr="00DE50E0">
        <w:rPr>
          <w:rFonts w:ascii="Adobe Thai" w:hAnsi="Adobe Thai" w:cs="Adobe Thai"/>
        </w:rPr>
        <w:t>Les résultats</w:t>
      </w:r>
      <w:r w:rsidR="00036236" w:rsidRPr="00DE50E0">
        <w:rPr>
          <w:rFonts w:ascii="Adobe Thai" w:hAnsi="Adobe Thai" w:cs="Adobe Thai"/>
        </w:rPr>
        <w:t xml:space="preserve"> expérimentaux</w:t>
      </w:r>
      <w:r w:rsidRPr="00DE50E0">
        <w:rPr>
          <w:rFonts w:ascii="Adobe Thai" w:hAnsi="Adobe Thai" w:cs="Adobe Thai"/>
        </w:rPr>
        <w:t xml:space="preserve"> présentés dans cette étude</w:t>
      </w:r>
      <w:r w:rsidR="00036236" w:rsidRPr="00DE50E0">
        <w:rPr>
          <w:rFonts w:ascii="Adobe Thai" w:hAnsi="Adobe Thai" w:cs="Adobe Thai"/>
        </w:rPr>
        <w:t xml:space="preserve"> confirme</w:t>
      </w:r>
      <w:r w:rsidRPr="00DE50E0">
        <w:rPr>
          <w:rFonts w:ascii="Adobe Thai" w:hAnsi="Adobe Thai" w:cs="Adobe Thai"/>
        </w:rPr>
        <w:t>nt</w:t>
      </w:r>
      <w:r w:rsidR="00036236" w:rsidRPr="00DE50E0">
        <w:rPr>
          <w:rFonts w:ascii="Adobe Thai" w:hAnsi="Adobe Thai" w:cs="Adobe Thai"/>
        </w:rPr>
        <w:t xml:space="preserve"> l’impact significatif des deux parties du liner prisent ensemble et séparément</w:t>
      </w:r>
      <w:r w:rsidR="009E4C6E" w:rsidRPr="00DE50E0">
        <w:rPr>
          <w:rFonts w:ascii="Adobe Thai" w:hAnsi="Adobe Thai" w:cs="Adobe Thai"/>
        </w:rPr>
        <w:t xml:space="preserve"> sur le niveau global et le bruit harmonique du rotor </w:t>
      </w:r>
      <w:r w:rsidR="00036236" w:rsidRPr="00DE50E0">
        <w:rPr>
          <w:rFonts w:ascii="Adobe Thai" w:hAnsi="Adobe Thai" w:cs="Adobe Thai"/>
        </w:rPr>
        <w:t xml:space="preserve">de chaque côté de la cavité </w:t>
      </w:r>
      <w:r w:rsidR="009E4C6E" w:rsidRPr="00DE50E0">
        <w:rPr>
          <w:rFonts w:ascii="Adobe Thai" w:hAnsi="Adobe Thai" w:cs="Adobe Thai"/>
        </w:rPr>
        <w:t>carénée.</w:t>
      </w:r>
    </w:p>
    <w:p w14:paraId="1FAA033C" w14:textId="77777777" w:rsidR="00402F9D" w:rsidRPr="00DE50E0" w:rsidRDefault="00402F9D" w:rsidP="00E07642">
      <w:pPr>
        <w:spacing w:line="276" w:lineRule="auto"/>
        <w:rPr>
          <w:rFonts w:ascii="Adobe Thai" w:eastAsiaTheme="majorEastAsia" w:hAnsi="Adobe Thai" w:cs="Adobe Thai"/>
          <w:color w:val="2F5496" w:themeColor="accent1" w:themeShade="BF"/>
          <w:sz w:val="26"/>
          <w:szCs w:val="26"/>
        </w:rPr>
      </w:pPr>
    </w:p>
    <w:p w14:paraId="3084A8FD" w14:textId="76E6EEE4" w:rsidR="005C38CB" w:rsidRPr="00DE50E0" w:rsidRDefault="00AD505E" w:rsidP="00E07642">
      <w:pPr>
        <w:pStyle w:val="Titre2"/>
        <w:spacing w:line="276" w:lineRule="auto"/>
        <w:rPr>
          <w:rFonts w:ascii="Adobe Thai" w:hAnsi="Adobe Thai" w:cs="Adobe Thai"/>
        </w:rPr>
      </w:pPr>
      <w:bookmarkStart w:id="129" w:name="_Toc153965116"/>
      <w:r w:rsidRPr="00DE50E0">
        <w:rPr>
          <w:rFonts w:ascii="Adobe Thai" w:hAnsi="Adobe Thai" w:cs="Adobe Thai"/>
        </w:rPr>
        <w:t>La réduction de bruit en aéronautique : état de l’art général</w:t>
      </w:r>
      <w:bookmarkEnd w:id="129"/>
    </w:p>
    <w:p w14:paraId="31B54772" w14:textId="77777777" w:rsidR="00AD505E" w:rsidRPr="00DE50E0" w:rsidRDefault="00AD505E" w:rsidP="00E07642">
      <w:pPr>
        <w:spacing w:line="276" w:lineRule="auto"/>
        <w:rPr>
          <w:rFonts w:ascii="Adobe Thai" w:hAnsi="Adobe Thai" w:cs="Adobe Thai"/>
        </w:rPr>
      </w:pPr>
    </w:p>
    <w:p w14:paraId="70C14635" w14:textId="1612B673" w:rsidR="001E285E" w:rsidRPr="00DE50E0" w:rsidRDefault="00F11A9E" w:rsidP="00E07642">
      <w:pPr>
        <w:spacing w:line="276" w:lineRule="auto"/>
        <w:jc w:val="both"/>
        <w:rPr>
          <w:rFonts w:ascii="Adobe Thai" w:hAnsi="Adobe Thai" w:cs="Adobe Thai"/>
        </w:rPr>
      </w:pPr>
      <w:r w:rsidRPr="00DE50E0">
        <w:rPr>
          <w:rFonts w:ascii="Adobe Thai" w:hAnsi="Adobe Thai" w:cs="Adobe Thai"/>
        </w:rPr>
        <w:t xml:space="preserve">Mis à part le cas précédent, </w:t>
      </w:r>
      <w:commentRangeStart w:id="130"/>
      <w:commentRangeStart w:id="131"/>
      <w:r w:rsidRPr="00DE50E0">
        <w:rPr>
          <w:rFonts w:ascii="Adobe Thai" w:hAnsi="Adobe Thai" w:cs="Adobe Thai"/>
        </w:rPr>
        <w:t xml:space="preserve">la littérature n’a aucun exemple concret de solution acoustique </w:t>
      </w:r>
      <w:commentRangeEnd w:id="130"/>
      <w:r w:rsidR="00E673B4">
        <w:rPr>
          <w:rStyle w:val="Marquedecommentaire"/>
        </w:rPr>
        <w:commentReference w:id="130"/>
      </w:r>
      <w:commentRangeEnd w:id="131"/>
      <w:r w:rsidR="00831FEB">
        <w:rPr>
          <w:rStyle w:val="Marquedecommentaire"/>
        </w:rPr>
        <w:commentReference w:id="131"/>
      </w:r>
      <w:r w:rsidRPr="00DE50E0">
        <w:rPr>
          <w:rFonts w:ascii="Adobe Thai" w:hAnsi="Adobe Thai" w:cs="Adobe Thai"/>
        </w:rPr>
        <w:t>pour rotor caréné.</w:t>
      </w:r>
      <w:r w:rsidR="00AD505E" w:rsidRPr="00DE50E0">
        <w:rPr>
          <w:rFonts w:ascii="Adobe Thai" w:hAnsi="Adobe Thai" w:cs="Adobe Thai"/>
        </w:rPr>
        <w:t xml:space="preserve"> En effet, cette technologie est assez peu utilisée relativement au nombre d’hélicoptères existants. </w:t>
      </w:r>
      <w:commentRangeStart w:id="132"/>
      <w:r w:rsidR="00AD505E" w:rsidRPr="00DE50E0">
        <w:rPr>
          <w:rFonts w:ascii="Adobe Thai" w:hAnsi="Adobe Thai" w:cs="Adobe Thai"/>
        </w:rPr>
        <w:t xml:space="preserve">Par ailleurs, </w:t>
      </w:r>
      <w:r w:rsidR="00AD505E" w:rsidRPr="00F35DD1">
        <w:rPr>
          <w:rFonts w:ascii="Adobe Thai" w:hAnsi="Adobe Thai" w:cs="Adobe Thai"/>
          <w:u w:val="single"/>
          <w:rPrChange w:id="133" w:author="Lopez, Maël" w:date="2023-12-22T07:44:00Z">
            <w:rPr>
              <w:rFonts w:ascii="Adobe Thai" w:hAnsi="Adobe Thai" w:cs="Adobe Thai"/>
            </w:rPr>
          </w:rPrChange>
        </w:rPr>
        <w:t>on</w:t>
      </w:r>
      <w:r w:rsidR="00AD505E" w:rsidRPr="00DE50E0">
        <w:rPr>
          <w:rFonts w:ascii="Adobe Thai" w:hAnsi="Adobe Thai" w:cs="Adobe Thai"/>
        </w:rPr>
        <w:t xml:space="preserve"> ne s’attend pas avec ce genre de dispositif à des réductions drastiques du niveau de bruit, ce qui en fait pour les ingénieurs et les industriels un point d’intérêt secondair</w:t>
      </w:r>
      <w:r w:rsidR="00837EC5" w:rsidRPr="00DE50E0">
        <w:rPr>
          <w:rFonts w:ascii="Adobe Thai" w:hAnsi="Adobe Thai" w:cs="Adobe Thai"/>
        </w:rPr>
        <w:t>e</w:t>
      </w:r>
      <w:commentRangeEnd w:id="132"/>
      <w:r w:rsidR="00831FEB">
        <w:rPr>
          <w:rStyle w:val="Marquedecommentaire"/>
        </w:rPr>
        <w:commentReference w:id="132"/>
      </w:r>
      <w:r w:rsidR="00837EC5" w:rsidRPr="00DE50E0">
        <w:rPr>
          <w:rFonts w:ascii="Adobe Thai" w:hAnsi="Adobe Thai" w:cs="Adobe Thai"/>
        </w:rPr>
        <w:t>. P</w:t>
      </w:r>
      <w:r w:rsidR="00AD505E" w:rsidRPr="00DE50E0">
        <w:rPr>
          <w:rFonts w:ascii="Adobe Thai" w:hAnsi="Adobe Thai" w:cs="Adobe Thai"/>
        </w:rPr>
        <w:t xml:space="preserve">our appréhender la question, </w:t>
      </w:r>
      <w:r w:rsidR="00AD505E" w:rsidRPr="00E673B4">
        <w:rPr>
          <w:rFonts w:ascii="Adobe Thai" w:hAnsi="Adobe Thai" w:cs="Adobe Thai"/>
          <w:u w:val="single"/>
          <w:rPrChange w:id="134" w:author="Lopez, Maël" w:date="2023-12-22T07:45:00Z">
            <w:rPr>
              <w:rFonts w:ascii="Adobe Thai" w:hAnsi="Adobe Thai" w:cs="Adobe Thai"/>
            </w:rPr>
          </w:rPrChange>
        </w:rPr>
        <w:t>il</w:t>
      </w:r>
      <w:r w:rsidR="00AD505E" w:rsidRPr="00DE50E0">
        <w:rPr>
          <w:rFonts w:ascii="Adobe Thai" w:hAnsi="Adobe Thai" w:cs="Adobe Thai"/>
        </w:rPr>
        <w:t xml:space="preserve"> paraît pertinent de faire un état de l’art en s’intéressant à d’autres secteurs de l’industrie dans lesquels ce genre de technologie est développé. C’est le cas en particulier </w:t>
      </w:r>
      <w:r w:rsidR="00837EC5" w:rsidRPr="00DE50E0">
        <w:rPr>
          <w:rFonts w:ascii="Adobe Thai" w:hAnsi="Adobe Thai" w:cs="Adobe Thai"/>
        </w:rPr>
        <w:t>en aéronautiqu</w:t>
      </w:r>
      <w:r w:rsidR="00EB2D2F" w:rsidRPr="00DE50E0">
        <w:rPr>
          <w:rFonts w:ascii="Adobe Thai" w:hAnsi="Adobe Thai" w:cs="Adobe Thai"/>
        </w:rPr>
        <w:t>e</w:t>
      </w:r>
      <w:r w:rsidR="00AD505E" w:rsidRPr="00DE50E0">
        <w:rPr>
          <w:rFonts w:ascii="Adobe Thai" w:hAnsi="Adobe Thai" w:cs="Adobe Thai"/>
        </w:rPr>
        <w:t xml:space="preserve"> dans la conception des réacteurs d’avion.</w:t>
      </w:r>
    </w:p>
    <w:p w14:paraId="0CD7F8E2" w14:textId="77777777" w:rsidR="00BB1D25" w:rsidRPr="00DE50E0" w:rsidRDefault="00BB1D25" w:rsidP="00E07642">
      <w:pPr>
        <w:spacing w:line="276" w:lineRule="auto"/>
        <w:jc w:val="both"/>
        <w:rPr>
          <w:rFonts w:ascii="Adobe Thai" w:hAnsi="Adobe Thai" w:cs="Adobe Thai"/>
        </w:rPr>
      </w:pPr>
    </w:p>
    <w:p w14:paraId="02C65192" w14:textId="772D6393" w:rsidR="001E285E" w:rsidRPr="00DE50E0" w:rsidRDefault="001E285E" w:rsidP="00E07642">
      <w:pPr>
        <w:pStyle w:val="Titre3"/>
        <w:spacing w:line="276" w:lineRule="auto"/>
        <w:rPr>
          <w:rFonts w:ascii="Adobe Thai" w:hAnsi="Adobe Thai" w:cs="Adobe Thai"/>
        </w:rPr>
      </w:pPr>
      <w:bookmarkStart w:id="135" w:name="_Toc153965117"/>
      <w:r w:rsidRPr="00DE50E0">
        <w:rPr>
          <w:rFonts w:ascii="Adobe Thai" w:hAnsi="Adobe Thai" w:cs="Adobe Thai"/>
        </w:rPr>
        <w:t>Solutions usuelles</w:t>
      </w:r>
      <w:bookmarkEnd w:id="135"/>
    </w:p>
    <w:p w14:paraId="45507DB2" w14:textId="77777777" w:rsidR="001E285E" w:rsidRPr="00DE50E0" w:rsidRDefault="001E285E" w:rsidP="00E07642">
      <w:pPr>
        <w:spacing w:line="276" w:lineRule="auto"/>
        <w:rPr>
          <w:rFonts w:ascii="Adobe Thai" w:hAnsi="Adobe Thai" w:cs="Adobe Thai"/>
        </w:rPr>
      </w:pPr>
    </w:p>
    <w:p w14:paraId="5749265C" w14:textId="00147435" w:rsidR="00EB2D2F" w:rsidRPr="00DE50E0" w:rsidRDefault="00EB2D2F" w:rsidP="00E07642">
      <w:pPr>
        <w:pStyle w:val="Titre4"/>
        <w:spacing w:line="276" w:lineRule="auto"/>
        <w:rPr>
          <w:rFonts w:ascii="Adobe Thai" w:hAnsi="Adobe Thai" w:cs="Adobe Thai"/>
        </w:rPr>
      </w:pPr>
      <w:commentRangeStart w:id="136"/>
      <w:commentRangeStart w:id="137"/>
      <w:commentRangeStart w:id="138"/>
      <w:r w:rsidRPr="00DE50E0">
        <w:rPr>
          <w:rFonts w:ascii="Adobe Thai" w:hAnsi="Adobe Thai" w:cs="Adobe Thai"/>
        </w:rPr>
        <w:t>SDOF, MDOF</w:t>
      </w:r>
      <w:commentRangeEnd w:id="136"/>
      <w:r w:rsidR="00E673B4">
        <w:rPr>
          <w:rStyle w:val="Marquedecommentaire"/>
          <w:rFonts w:asciiTheme="minorHAnsi" w:eastAsiaTheme="minorHAnsi" w:hAnsiTheme="minorHAnsi" w:cstheme="minorBidi"/>
          <w:i w:val="0"/>
          <w:iCs w:val="0"/>
          <w:color w:val="auto"/>
        </w:rPr>
        <w:commentReference w:id="136"/>
      </w:r>
      <w:commentRangeEnd w:id="137"/>
      <w:r w:rsidR="00D15297">
        <w:rPr>
          <w:rStyle w:val="Marquedecommentaire"/>
          <w:rFonts w:asciiTheme="minorHAnsi" w:eastAsiaTheme="minorHAnsi" w:hAnsiTheme="minorHAnsi" w:cstheme="minorBidi"/>
          <w:i w:val="0"/>
          <w:iCs w:val="0"/>
          <w:color w:val="auto"/>
        </w:rPr>
        <w:commentReference w:id="137"/>
      </w:r>
      <w:commentRangeEnd w:id="138"/>
      <w:r w:rsidR="00D5238F">
        <w:rPr>
          <w:rStyle w:val="Marquedecommentaire"/>
          <w:rFonts w:asciiTheme="minorHAnsi" w:eastAsiaTheme="minorHAnsi" w:hAnsiTheme="minorHAnsi" w:cstheme="minorBidi"/>
          <w:i w:val="0"/>
          <w:iCs w:val="0"/>
          <w:color w:val="auto"/>
        </w:rPr>
        <w:commentReference w:id="138"/>
      </w:r>
    </w:p>
    <w:p w14:paraId="4F8BA3CC" w14:textId="77777777" w:rsidR="00EB2D2F" w:rsidRPr="00DE50E0" w:rsidRDefault="00EB2D2F" w:rsidP="00E07642">
      <w:pPr>
        <w:spacing w:line="276" w:lineRule="auto"/>
        <w:rPr>
          <w:rFonts w:ascii="Adobe Thai" w:hAnsi="Adobe Thai" w:cs="Adobe Thai"/>
        </w:rPr>
      </w:pPr>
    </w:p>
    <w:p w14:paraId="7DA20DCF" w14:textId="140B2C34" w:rsidR="00546147" w:rsidRPr="00DE50E0" w:rsidRDefault="003310A1" w:rsidP="00E07642">
      <w:pPr>
        <w:spacing w:line="276" w:lineRule="auto"/>
        <w:jc w:val="both"/>
        <w:rPr>
          <w:rFonts w:ascii="Adobe Thai" w:hAnsi="Adobe Thai" w:cs="Adobe Thai"/>
        </w:rPr>
      </w:pPr>
      <w:r w:rsidRPr="00DE50E0">
        <w:rPr>
          <w:rFonts w:ascii="Adobe Thai" w:hAnsi="Adobe Thai" w:cs="Adobe Thai"/>
        </w:rPr>
        <w:t xml:space="preserve">On constate actuellement </w:t>
      </w:r>
      <w:r w:rsidR="007B6B74" w:rsidRPr="00DE50E0">
        <w:rPr>
          <w:rFonts w:ascii="Adobe Thai" w:hAnsi="Adobe Thai" w:cs="Adobe Thai"/>
        </w:rPr>
        <w:t xml:space="preserve">que </w:t>
      </w:r>
      <w:r w:rsidR="00231A4F" w:rsidRPr="00DE50E0">
        <w:rPr>
          <w:rFonts w:ascii="Adobe Thai" w:hAnsi="Adobe Thai" w:cs="Adobe Thai"/>
        </w:rPr>
        <w:t>la solution</w:t>
      </w:r>
      <w:r w:rsidR="007B6B74" w:rsidRPr="00DE50E0">
        <w:rPr>
          <w:rFonts w:ascii="Adobe Thai" w:hAnsi="Adobe Thai" w:cs="Adobe Thai"/>
        </w:rPr>
        <w:t xml:space="preserve"> la plus répandue utilisée sur les modèles d’avion</w:t>
      </w:r>
      <w:r w:rsidR="00837EC5" w:rsidRPr="00DE50E0">
        <w:rPr>
          <w:rFonts w:ascii="Adobe Thai" w:hAnsi="Adobe Thai" w:cs="Adobe Thai"/>
        </w:rPr>
        <w:t>s</w:t>
      </w:r>
      <w:r w:rsidR="007B6B74" w:rsidRPr="00DE50E0">
        <w:rPr>
          <w:rFonts w:ascii="Adobe Thai" w:hAnsi="Adobe Thai" w:cs="Adobe Thai"/>
        </w:rPr>
        <w:t xml:space="preserve"> commerciaux consiste en une superposition de plaques rigides perforées (</w:t>
      </w:r>
      <w:commentRangeStart w:id="139"/>
      <w:r w:rsidR="007B6B74" w:rsidRPr="00DE50E0">
        <w:rPr>
          <w:rFonts w:ascii="Adobe Thai" w:hAnsi="Adobe Thai" w:cs="Adobe Thai"/>
        </w:rPr>
        <w:t>MPP</w:t>
      </w:r>
      <w:commentRangeEnd w:id="139"/>
      <w:r w:rsidR="00E673B4">
        <w:rPr>
          <w:rStyle w:val="Marquedecommentaire"/>
        </w:rPr>
        <w:commentReference w:id="139"/>
      </w:r>
      <w:r w:rsidR="007B6B74" w:rsidRPr="00DE50E0">
        <w:rPr>
          <w:rFonts w:ascii="Adobe Thai" w:hAnsi="Adobe Thai" w:cs="Adobe Thai"/>
        </w:rPr>
        <w:t xml:space="preserve">) et de panneaux alvéolaires appelés </w:t>
      </w:r>
      <w:r w:rsidR="007B6B74" w:rsidRPr="00DE50E0">
        <w:rPr>
          <w:rFonts w:ascii="Adobe Thai" w:hAnsi="Adobe Thai" w:cs="Adobe Thai"/>
          <w:i/>
          <w:iCs/>
        </w:rPr>
        <w:t>panneaux en nid d’abeilles</w:t>
      </w:r>
      <w:r w:rsidR="007B6B74" w:rsidRPr="00DE50E0">
        <w:rPr>
          <w:rFonts w:ascii="Adobe Thai" w:hAnsi="Adobe Thai" w:cs="Adobe Thai"/>
        </w:rPr>
        <w:t>.</w:t>
      </w:r>
      <w:r w:rsidR="00231A4F" w:rsidRPr="00DE50E0">
        <w:rPr>
          <w:rFonts w:ascii="Adobe Thai" w:hAnsi="Adobe Thai" w:cs="Adobe Thai"/>
        </w:rPr>
        <w:t xml:space="preserve"> Le fonctionnement de ce système repose sur le principe du </w:t>
      </w:r>
      <w:commentRangeStart w:id="140"/>
      <w:r w:rsidR="00231A4F" w:rsidRPr="00DE50E0">
        <w:rPr>
          <w:rFonts w:ascii="Adobe Thai" w:hAnsi="Adobe Thai" w:cs="Adobe Thai"/>
          <w:i/>
          <w:iCs/>
        </w:rPr>
        <w:t>résonateur de Helmholtz</w:t>
      </w:r>
      <w:commentRangeEnd w:id="140"/>
      <w:r w:rsidR="004109EE">
        <w:rPr>
          <w:rStyle w:val="Marquedecommentaire"/>
        </w:rPr>
        <w:commentReference w:id="140"/>
      </w:r>
      <w:r w:rsidR="00231A4F" w:rsidRPr="00DE50E0">
        <w:rPr>
          <w:rFonts w:ascii="Adobe Thai" w:hAnsi="Adobe Thai" w:cs="Adobe Thai"/>
          <w:i/>
          <w:iCs/>
        </w:rPr>
        <w:t>,</w:t>
      </w:r>
      <w:r w:rsidR="00231A4F" w:rsidRPr="00DE50E0">
        <w:rPr>
          <w:rFonts w:ascii="Adobe Thai" w:hAnsi="Adobe Thai" w:cs="Adobe Thai"/>
        </w:rPr>
        <w:t xml:space="preserve"> système élémentaire largement étudié, qui peut être vu comme analogue au </w:t>
      </w:r>
      <w:r w:rsidR="00231A4F" w:rsidRPr="00DE50E0">
        <w:rPr>
          <w:rFonts w:ascii="Adobe Thai" w:hAnsi="Adobe Thai" w:cs="Adobe Thai"/>
          <w:i/>
          <w:iCs/>
        </w:rPr>
        <w:t xml:space="preserve">système </w:t>
      </w:r>
      <w:commentRangeStart w:id="141"/>
      <w:r w:rsidR="00231A4F" w:rsidRPr="00DE50E0">
        <w:rPr>
          <w:rFonts w:ascii="Adobe Thai" w:hAnsi="Adobe Thai" w:cs="Adobe Thai"/>
          <w:i/>
          <w:iCs/>
        </w:rPr>
        <w:t xml:space="preserve">masse-ressort </w:t>
      </w:r>
      <w:commentRangeEnd w:id="141"/>
      <w:r w:rsidR="00167DFF">
        <w:rPr>
          <w:rStyle w:val="Marquedecommentaire"/>
        </w:rPr>
        <w:commentReference w:id="141"/>
      </w:r>
      <w:r w:rsidR="00231A4F" w:rsidRPr="00DE50E0">
        <w:rPr>
          <w:rFonts w:ascii="Adobe Thai" w:hAnsi="Adobe Thai" w:cs="Adobe Thai"/>
        </w:rPr>
        <w:t xml:space="preserve">connu des mécaniciens, aussi appelé </w:t>
      </w:r>
      <w:r w:rsidR="00231A4F" w:rsidRPr="00DE50E0">
        <w:rPr>
          <w:rFonts w:ascii="Adobe Thai" w:hAnsi="Adobe Thai" w:cs="Adobe Thai"/>
          <w:i/>
          <w:iCs/>
        </w:rPr>
        <w:t>système à un degré de liberté.</w:t>
      </w:r>
      <w:r w:rsidR="00231A4F" w:rsidRPr="00DE50E0">
        <w:rPr>
          <w:rFonts w:ascii="Adobe Thai" w:hAnsi="Adobe Thai" w:cs="Adobe Thai"/>
        </w:rPr>
        <w:t xml:space="preserve"> On parle donc </w:t>
      </w:r>
      <w:r w:rsidRPr="00DE50E0">
        <w:rPr>
          <w:rFonts w:ascii="Adobe Thai" w:hAnsi="Adobe Thai" w:cs="Adobe Thai"/>
        </w:rPr>
        <w:t xml:space="preserve">de structures </w:t>
      </w:r>
      <w:r w:rsidR="00231A4F" w:rsidRPr="00DE50E0">
        <w:rPr>
          <w:rFonts w:ascii="Adobe Thai" w:hAnsi="Adobe Thai" w:cs="Adobe Thai"/>
        </w:rPr>
        <w:t>SDOF</w:t>
      </w:r>
      <w:r w:rsidRPr="00DE50E0">
        <w:rPr>
          <w:rFonts w:ascii="Adobe Thai" w:hAnsi="Adobe Thai" w:cs="Adobe Thai"/>
        </w:rPr>
        <w:t xml:space="preserve"> (</w:t>
      </w:r>
      <w:r w:rsidRPr="00DE50E0">
        <w:rPr>
          <w:rFonts w:ascii="Adobe Thai" w:hAnsi="Adobe Thai" w:cs="Adobe Thai"/>
          <w:i/>
          <w:iCs/>
        </w:rPr>
        <w:t>single-</w:t>
      </w:r>
      <w:proofErr w:type="spellStart"/>
      <w:r w:rsidRPr="00DE50E0">
        <w:rPr>
          <w:rFonts w:ascii="Adobe Thai" w:hAnsi="Adobe Thai" w:cs="Adobe Thai"/>
          <w:i/>
          <w:iCs/>
        </w:rPr>
        <w:t>degree</w:t>
      </w:r>
      <w:proofErr w:type="spellEnd"/>
      <w:r w:rsidRPr="00DE50E0">
        <w:rPr>
          <w:rFonts w:ascii="Adobe Thai" w:hAnsi="Adobe Thai" w:cs="Adobe Thai"/>
          <w:i/>
          <w:iCs/>
        </w:rPr>
        <w:t>-of-</w:t>
      </w:r>
      <w:proofErr w:type="spellStart"/>
      <w:r w:rsidRPr="00DE50E0">
        <w:rPr>
          <w:rFonts w:ascii="Adobe Thai" w:hAnsi="Adobe Thai" w:cs="Adobe Thai"/>
          <w:i/>
          <w:iCs/>
        </w:rPr>
        <w:t>freedom</w:t>
      </w:r>
      <w:proofErr w:type="spellEnd"/>
      <w:r w:rsidRPr="00DE50E0">
        <w:rPr>
          <w:rFonts w:ascii="Adobe Thai" w:hAnsi="Adobe Thai" w:cs="Adobe Thai"/>
        </w:rPr>
        <w:t xml:space="preserve">) pour les modèles les plus simples. Il n’est pas étonnant qu’un tel dispositif </w:t>
      </w:r>
      <w:commentRangeStart w:id="142"/>
      <w:r w:rsidRPr="00DE50E0">
        <w:rPr>
          <w:rFonts w:ascii="Adobe Thai" w:hAnsi="Adobe Thai" w:cs="Adobe Thai"/>
        </w:rPr>
        <w:lastRenderedPageBreak/>
        <w:t xml:space="preserve">concentre ses qualités d’absorbeur acoustique dans une bande de fréquences </w:t>
      </w:r>
      <w:r w:rsidR="00B06A22" w:rsidRPr="00DE50E0">
        <w:rPr>
          <w:rFonts w:ascii="Adobe Thai" w:hAnsi="Adobe Thai" w:cs="Adobe Thai"/>
        </w:rPr>
        <w:t xml:space="preserve">réduite, </w:t>
      </w:r>
      <w:r w:rsidRPr="00DE50E0">
        <w:rPr>
          <w:rFonts w:ascii="Adobe Thai" w:hAnsi="Adobe Thai" w:cs="Adobe Thai"/>
        </w:rPr>
        <w:t>situé</w:t>
      </w:r>
      <w:r w:rsidR="00B06A22" w:rsidRPr="00DE50E0">
        <w:rPr>
          <w:rFonts w:ascii="Adobe Thai" w:hAnsi="Adobe Thai" w:cs="Adobe Thai"/>
        </w:rPr>
        <w:t>e</w:t>
      </w:r>
      <w:r w:rsidRPr="00DE50E0">
        <w:rPr>
          <w:rFonts w:ascii="Adobe Thai" w:hAnsi="Adobe Thai" w:cs="Adobe Thai"/>
        </w:rPr>
        <w:t xml:space="preserve"> autour de </w:t>
      </w:r>
      <w:ins w:id="143" w:author="Lopez, Maël" w:date="2023-12-22T07:48:00Z">
        <w:r w:rsidR="00E673B4">
          <w:rPr>
            <w:rFonts w:ascii="Adobe Thai" w:hAnsi="Adobe Thai" w:cs="Adobe Thai"/>
          </w:rPr>
          <w:t>sa</w:t>
        </w:r>
      </w:ins>
      <w:ins w:id="144" w:author="Lopez, Maël" w:date="2023-12-22T07:49:00Z">
        <w:r w:rsidR="00E673B4">
          <w:rPr>
            <w:rFonts w:ascii="Adobe Thai" w:hAnsi="Adobe Thai" w:cs="Adobe Thai"/>
          </w:rPr>
          <w:t xml:space="preserve"> </w:t>
        </w:r>
      </w:ins>
      <w:del w:id="145" w:author="Lopez, Maël" w:date="2023-12-22T07:48:00Z">
        <w:r w:rsidRPr="00DE50E0" w:rsidDel="00E673B4">
          <w:rPr>
            <w:rFonts w:ascii="Adobe Thai" w:hAnsi="Adobe Thai" w:cs="Adobe Thai"/>
          </w:rPr>
          <w:delText xml:space="preserve">son unique </w:delText>
        </w:r>
      </w:del>
      <w:commentRangeStart w:id="146"/>
      <w:r w:rsidRPr="00DE50E0">
        <w:rPr>
          <w:rFonts w:ascii="Adobe Thai" w:hAnsi="Adobe Thai" w:cs="Adobe Thai"/>
        </w:rPr>
        <w:t>fréquence de résonance</w:t>
      </w:r>
      <w:commentRangeEnd w:id="146"/>
      <w:r w:rsidR="00E673B4">
        <w:rPr>
          <w:rStyle w:val="Marquedecommentaire"/>
        </w:rPr>
        <w:commentReference w:id="146"/>
      </w:r>
      <w:r w:rsidR="00B06A22" w:rsidRPr="00DE50E0">
        <w:rPr>
          <w:rFonts w:ascii="Adobe Thai" w:hAnsi="Adobe Thai" w:cs="Adobe Thai"/>
        </w:rPr>
        <w:t>, celle-ci étant fixée par les paramètres géométriques de l’assemblage</w:t>
      </w:r>
      <w:commentRangeEnd w:id="142"/>
      <w:r w:rsidR="00167DFF">
        <w:rPr>
          <w:rStyle w:val="Marquedecommentaire"/>
        </w:rPr>
        <w:commentReference w:id="142"/>
      </w:r>
      <w:r w:rsidRPr="00DE50E0">
        <w:rPr>
          <w:rFonts w:ascii="Adobe Thai" w:hAnsi="Adobe Thai" w:cs="Adobe Thai"/>
        </w:rPr>
        <w:t xml:space="preserve">. </w:t>
      </w:r>
    </w:p>
    <w:p w14:paraId="2D893CBE" w14:textId="04EC199F" w:rsidR="00C032F6" w:rsidRPr="00DE50E0" w:rsidRDefault="00546147" w:rsidP="00E07642">
      <w:pPr>
        <w:spacing w:line="276" w:lineRule="auto"/>
        <w:jc w:val="both"/>
        <w:rPr>
          <w:rFonts w:ascii="Adobe Thai" w:hAnsi="Adobe Thai" w:cs="Adobe Thai"/>
        </w:rPr>
      </w:pPr>
      <w:r w:rsidRPr="00DE50E0">
        <w:rPr>
          <w:rFonts w:ascii="Adobe Thai" w:hAnsi="Adobe Thai" w:cs="Adobe Thai"/>
        </w:rPr>
        <w:t xml:space="preserve">La fréquence de résonance d’un tel dispositif est donnée par la formule : </w:t>
      </w:r>
    </w:p>
    <w:p w14:paraId="28F0ABDD" w14:textId="3A717A80" w:rsidR="00546147" w:rsidRPr="00DE50E0" w:rsidRDefault="00546147" w:rsidP="00E07642">
      <w:pPr>
        <w:spacing w:line="276" w:lineRule="auto"/>
        <w:jc w:val="both"/>
        <w:rPr>
          <w:rFonts w:ascii="Adobe Thai" w:hAnsi="Adobe Thai" w:cs="Adobe Thai"/>
        </w:rPr>
      </w:pPr>
      <w:r w:rsidRPr="00DE50E0">
        <w:rPr>
          <w:rFonts w:ascii="Adobe Thai" w:hAnsi="Adobe Thai" w:cs="Adobe Thai"/>
          <w:noProof/>
        </w:rPr>
        <w:drawing>
          <wp:anchor distT="0" distB="0" distL="114300" distR="114300" simplePos="0" relativeHeight="251663360" behindDoc="0" locked="0" layoutInCell="1" allowOverlap="1" wp14:anchorId="4349A84E" wp14:editId="5B10C789">
            <wp:simplePos x="0" y="0"/>
            <wp:positionH relativeFrom="column">
              <wp:posOffset>1529621</wp:posOffset>
            </wp:positionH>
            <wp:positionV relativeFrom="paragraph">
              <wp:posOffset>104630</wp:posOffset>
            </wp:positionV>
            <wp:extent cx="1063625" cy="1195705"/>
            <wp:effectExtent l="0" t="0" r="3175" b="4445"/>
            <wp:wrapSquare wrapText="bothSides"/>
            <wp:docPr id="1584468176" name="Image 1" descr="Une image contenant croquis, dessin, diagramme, illustratio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468176" name="Image 1" descr="Une image contenant croquis, dessin, diagramme, illustration&#10;&#10;Description générée automatiquement"/>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063625" cy="1195705"/>
                    </a:xfrm>
                    <a:prstGeom prst="rect">
                      <a:avLst/>
                    </a:prstGeom>
                    <a:noFill/>
                    <a:ln>
                      <a:noFill/>
                    </a:ln>
                  </pic:spPr>
                </pic:pic>
              </a:graphicData>
            </a:graphic>
          </wp:anchor>
        </w:drawing>
      </w:r>
    </w:p>
    <w:p w14:paraId="7F0357D9" w14:textId="2E755253" w:rsidR="00546147" w:rsidRPr="00DE50E0" w:rsidRDefault="00546147" w:rsidP="00E07642">
      <w:pPr>
        <w:spacing w:line="276" w:lineRule="auto"/>
        <w:jc w:val="both"/>
        <w:rPr>
          <w:rFonts w:ascii="Adobe Thai" w:hAnsi="Adobe Thai" w:cs="Adobe Thai"/>
        </w:rPr>
      </w:pPr>
      <w:commentRangeStart w:id="147"/>
      <w:r w:rsidRPr="00DE50E0">
        <w:rPr>
          <w:rFonts w:ascii="Adobe Thai" w:hAnsi="Adobe Thai" w:cs="Adobe Thai"/>
          <w:noProof/>
        </w:rPr>
        <w:drawing>
          <wp:anchor distT="0" distB="0" distL="114300" distR="114300" simplePos="0" relativeHeight="251665408" behindDoc="0" locked="0" layoutInCell="1" allowOverlap="1" wp14:anchorId="451B5011" wp14:editId="3BE3626A">
            <wp:simplePos x="0" y="0"/>
            <wp:positionH relativeFrom="column">
              <wp:posOffset>2728017</wp:posOffset>
            </wp:positionH>
            <wp:positionV relativeFrom="paragraph">
              <wp:posOffset>87611</wp:posOffset>
            </wp:positionV>
            <wp:extent cx="1188720" cy="594360"/>
            <wp:effectExtent l="0" t="0" r="0" b="0"/>
            <wp:wrapSquare wrapText="bothSides"/>
            <wp:docPr id="807240841" name="Image 1" descr="Une image contenant Police, diagramme, blanc, lign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240841" name="Image 1" descr="Une image contenant Police, diagramme, blanc, ligne&#10;&#10;Description générée automatiquemen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188720" cy="594360"/>
                    </a:xfrm>
                    <a:prstGeom prst="rect">
                      <a:avLst/>
                    </a:prstGeom>
                  </pic:spPr>
                </pic:pic>
              </a:graphicData>
            </a:graphic>
            <wp14:sizeRelH relativeFrom="margin">
              <wp14:pctWidth>0</wp14:pctWidth>
            </wp14:sizeRelH>
            <wp14:sizeRelV relativeFrom="margin">
              <wp14:pctHeight>0</wp14:pctHeight>
            </wp14:sizeRelV>
          </wp:anchor>
        </w:drawing>
      </w:r>
      <w:commentRangeEnd w:id="147"/>
      <w:r w:rsidR="00E673B4">
        <w:rPr>
          <w:rStyle w:val="Marquedecommentaire"/>
        </w:rPr>
        <w:commentReference w:id="147"/>
      </w:r>
    </w:p>
    <w:p w14:paraId="53B487AC" w14:textId="6D698104" w:rsidR="00546147" w:rsidRPr="00DE50E0" w:rsidRDefault="00725679" w:rsidP="00E07642">
      <w:pPr>
        <w:spacing w:line="276" w:lineRule="auto"/>
        <w:ind w:left="1416"/>
        <w:jc w:val="both"/>
        <w:rPr>
          <w:rFonts w:ascii="Adobe Thai" w:hAnsi="Adobe Thai" w:cs="Adobe Thai"/>
          <w:iCs/>
        </w:rPr>
      </w:pPr>
      <w:r w:rsidRPr="00DE50E0">
        <w:rPr>
          <w:rFonts w:ascii="Adobe Thai" w:hAnsi="Adobe Thai" w:cs="Adobe Thai"/>
        </w:rPr>
        <w:t xml:space="preserve">                                                    </w:t>
      </w:r>
      <w:r w:rsidR="000951DB" w:rsidRPr="00DE50E0">
        <w:rPr>
          <w:rFonts w:ascii="Adobe Thai" w:eastAsiaTheme="minorEastAsia" w:hAnsi="Adobe Thai" w:cs="Adobe Thai"/>
        </w:rPr>
        <w:t xml:space="preserve">   </w:t>
      </w:r>
      <m:oMath>
        <m:r>
          <w:rPr>
            <w:rFonts w:ascii="Cambria Math" w:eastAsiaTheme="minorEastAsia" w:hAnsi="Cambria Math" w:cs="Adobe Thai"/>
          </w:rPr>
          <m:t xml:space="preserve">   </m:t>
        </m:r>
        <m:r>
          <w:rPr>
            <w:rFonts w:ascii="Cambria Math" w:hAnsi="Cambria Math" w:cs="Adobe Thai"/>
          </w:rPr>
          <m:t xml:space="preserve"> </m:t>
        </m:r>
        <m:r>
          <m:rPr>
            <m:sty m:val="p"/>
          </m:rPr>
          <w:rPr>
            <w:rFonts w:ascii="Cambria Math" w:hAnsi="Cambria Math" w:cs="Adobe Thai"/>
          </w:rPr>
          <m:t>(eq. 1)</m:t>
        </m:r>
      </m:oMath>
    </w:p>
    <w:p w14:paraId="2811D6A8" w14:textId="77777777" w:rsidR="00546147" w:rsidRPr="00DE50E0" w:rsidRDefault="00546147" w:rsidP="00E07642">
      <w:pPr>
        <w:spacing w:line="276" w:lineRule="auto"/>
        <w:jc w:val="both"/>
        <w:rPr>
          <w:rFonts w:ascii="Adobe Thai" w:hAnsi="Adobe Thai" w:cs="Adobe Thai"/>
        </w:rPr>
      </w:pPr>
    </w:p>
    <w:p w14:paraId="6338865A" w14:textId="77777777" w:rsidR="00546147" w:rsidRPr="00DE50E0" w:rsidRDefault="00546147" w:rsidP="00E07642">
      <w:pPr>
        <w:spacing w:line="276" w:lineRule="auto"/>
        <w:jc w:val="both"/>
        <w:rPr>
          <w:rStyle w:val="Accentuationlgre"/>
          <w:rFonts w:ascii="Adobe Thai" w:hAnsi="Adobe Thai" w:cs="Adobe Thai"/>
        </w:rPr>
      </w:pPr>
    </w:p>
    <w:p w14:paraId="7C0A47CE" w14:textId="16F23AF7" w:rsidR="00546147" w:rsidRPr="00DE50E0" w:rsidRDefault="00546147" w:rsidP="00E07642">
      <w:pPr>
        <w:spacing w:line="276" w:lineRule="auto"/>
        <w:jc w:val="center"/>
        <w:rPr>
          <w:rStyle w:val="Accentuationlgre"/>
          <w:rFonts w:ascii="Adobe Thai" w:hAnsi="Adobe Thai" w:cs="Adobe Thai"/>
        </w:rPr>
      </w:pPr>
      <w:commentRangeStart w:id="148"/>
      <w:r w:rsidRPr="00DE50E0">
        <w:rPr>
          <w:rStyle w:val="Accentuationlgre"/>
          <w:rFonts w:ascii="Adobe Thai" w:hAnsi="Adobe Thai" w:cs="Adobe Thai"/>
        </w:rPr>
        <w:t>Figure </w:t>
      </w:r>
      <w:r w:rsidR="0071362F" w:rsidRPr="00DE50E0">
        <w:rPr>
          <w:rStyle w:val="Accentuationlgre"/>
          <w:rFonts w:ascii="Adobe Thai" w:hAnsi="Adobe Thai" w:cs="Adobe Thai"/>
        </w:rPr>
        <w:t>8</w:t>
      </w:r>
      <w:commentRangeEnd w:id="148"/>
      <w:r w:rsidR="00167DFF">
        <w:rPr>
          <w:rStyle w:val="Marquedecommentaire"/>
        </w:rPr>
        <w:commentReference w:id="148"/>
      </w:r>
      <w:r w:rsidR="0071362F" w:rsidRPr="00DE50E0">
        <w:rPr>
          <w:rStyle w:val="Accentuationlgre"/>
          <w:rFonts w:ascii="Adobe Thai" w:hAnsi="Adobe Thai" w:cs="Adobe Thai"/>
        </w:rPr>
        <w:t xml:space="preserve"> </w:t>
      </w:r>
      <w:r w:rsidRPr="00DE50E0">
        <w:rPr>
          <w:rStyle w:val="Accentuationlgre"/>
          <w:rFonts w:ascii="Adobe Thai" w:hAnsi="Adobe Thai" w:cs="Adobe Thai"/>
        </w:rPr>
        <w:t>: schéma d’un résonateur de Helm</w:t>
      </w:r>
      <w:r w:rsidR="00AA3006" w:rsidRPr="00DE50E0">
        <w:rPr>
          <w:rStyle w:val="Accentuationlgre"/>
          <w:rFonts w:ascii="Adobe Thai" w:hAnsi="Adobe Thai" w:cs="Adobe Thai"/>
        </w:rPr>
        <w:t>h</w:t>
      </w:r>
      <w:r w:rsidRPr="00DE50E0">
        <w:rPr>
          <w:rStyle w:val="Accentuationlgre"/>
          <w:rFonts w:ascii="Adobe Thai" w:hAnsi="Adobe Thai" w:cs="Adobe Thai"/>
        </w:rPr>
        <w:t xml:space="preserve">oltz. (Source : </w:t>
      </w:r>
      <w:commentRangeStart w:id="149"/>
      <w:r w:rsidRPr="00DE50E0">
        <w:rPr>
          <w:rStyle w:val="Accentuationlgre"/>
          <w:rFonts w:ascii="Adobe Thai" w:hAnsi="Adobe Thai" w:cs="Adobe Thai"/>
        </w:rPr>
        <w:t>Wikipédia</w:t>
      </w:r>
      <w:commentRangeEnd w:id="149"/>
      <w:r w:rsidR="00E673B4">
        <w:rPr>
          <w:rStyle w:val="Marquedecommentaire"/>
        </w:rPr>
        <w:commentReference w:id="149"/>
      </w:r>
      <w:r w:rsidRPr="00DE50E0">
        <w:rPr>
          <w:rStyle w:val="Accentuationlgre"/>
          <w:rFonts w:ascii="Adobe Thai" w:hAnsi="Adobe Thai" w:cs="Adobe Thai"/>
        </w:rPr>
        <w:t>)</w:t>
      </w:r>
    </w:p>
    <w:p w14:paraId="7F83FF58" w14:textId="15123718" w:rsidR="00FC67A7" w:rsidRPr="00DE50E0" w:rsidRDefault="00AA3006" w:rsidP="00E07642">
      <w:pPr>
        <w:spacing w:line="276" w:lineRule="auto"/>
        <w:jc w:val="both"/>
        <w:rPr>
          <w:rFonts w:ascii="Adobe Thai" w:hAnsi="Adobe Thai" w:cs="Adobe Thai"/>
        </w:rPr>
      </w:pPr>
      <w:commentRangeStart w:id="150"/>
      <w:r w:rsidRPr="00DE50E0">
        <w:rPr>
          <w:rFonts w:ascii="Adobe Thai" w:hAnsi="Adobe Thai" w:cs="Adobe Thai"/>
        </w:rPr>
        <w:t>On remarque en particulier la contradiction physique entre la recherche d’une fréquence de résonance basse et dans un même temps la volonté de réduire le volume</w:t>
      </w:r>
      <w:commentRangeEnd w:id="150"/>
      <w:r w:rsidR="00167DFF">
        <w:rPr>
          <w:rStyle w:val="Marquedecommentaire"/>
        </w:rPr>
        <w:commentReference w:id="150"/>
      </w:r>
      <w:r w:rsidRPr="00DE50E0">
        <w:rPr>
          <w:rFonts w:ascii="Adobe Thai" w:hAnsi="Adobe Thai" w:cs="Adobe Thai"/>
        </w:rPr>
        <w:t xml:space="preserve">. </w:t>
      </w:r>
      <w:r w:rsidR="003310A1" w:rsidRPr="00DE50E0">
        <w:rPr>
          <w:rFonts w:ascii="Adobe Thai" w:hAnsi="Adobe Thai" w:cs="Adobe Thai"/>
        </w:rPr>
        <w:t xml:space="preserve">En superposant </w:t>
      </w:r>
      <w:ins w:id="151" w:author="Lopez, Maël" w:date="2023-12-22T07:53:00Z">
        <w:r w:rsidR="00E673B4">
          <w:rPr>
            <w:rFonts w:ascii="Adobe Thai" w:hAnsi="Adobe Thai" w:cs="Adobe Thai"/>
          </w:rPr>
          <w:t xml:space="preserve">plusieurs </w:t>
        </w:r>
      </w:ins>
      <w:r w:rsidR="003310A1" w:rsidRPr="00DE50E0">
        <w:rPr>
          <w:rFonts w:ascii="Adobe Thai" w:hAnsi="Adobe Thai" w:cs="Adobe Thai"/>
        </w:rPr>
        <w:t xml:space="preserve">plaques perforées et </w:t>
      </w:r>
      <w:r w:rsidR="00AD4674" w:rsidRPr="00DE50E0">
        <w:rPr>
          <w:rFonts w:ascii="Adobe Thai" w:hAnsi="Adobe Thai" w:cs="Adobe Thai"/>
        </w:rPr>
        <w:t>panneaux nid-d’abeilles</w:t>
      </w:r>
      <w:r w:rsidR="003310A1" w:rsidRPr="00DE50E0">
        <w:rPr>
          <w:rFonts w:ascii="Adobe Thai" w:hAnsi="Adobe Thai" w:cs="Adobe Thai"/>
        </w:rPr>
        <w:t>, on obtient un système plus complexe, multirésonant (MDOF)</w:t>
      </w:r>
      <w:r w:rsidR="00B06A22" w:rsidRPr="00DE50E0">
        <w:rPr>
          <w:rFonts w:ascii="Adobe Thai" w:hAnsi="Adobe Thai" w:cs="Adobe Thai"/>
        </w:rPr>
        <w:t xml:space="preserve">. </w:t>
      </w:r>
      <w:r w:rsidR="00B06A22" w:rsidRPr="00E673B4">
        <w:rPr>
          <w:rFonts w:ascii="Adobe Thai" w:hAnsi="Adobe Thai" w:cs="Adobe Thai"/>
          <w:highlight w:val="cyan"/>
          <w:rPrChange w:id="152" w:author="Lopez, Maël" w:date="2023-12-22T07:53:00Z">
            <w:rPr>
              <w:rFonts w:ascii="Adobe Thai" w:hAnsi="Adobe Thai" w:cs="Adobe Thai"/>
            </w:rPr>
          </w:rPrChange>
        </w:rPr>
        <w:t>On</w:t>
      </w:r>
      <w:r w:rsidR="00B06A22" w:rsidRPr="00DE50E0">
        <w:rPr>
          <w:rFonts w:ascii="Adobe Thai" w:hAnsi="Adobe Thai" w:cs="Adobe Thai"/>
        </w:rPr>
        <w:t xml:space="preserve"> peut alors jouer avec les dimensions pour obtenir une solution multipics ou large bande en fonction du besoin.</w:t>
      </w:r>
      <w:r w:rsidR="00C032F6" w:rsidRPr="00DE50E0">
        <w:rPr>
          <w:rFonts w:ascii="Adobe Thai" w:hAnsi="Adobe Thai" w:cs="Adobe Thai"/>
        </w:rPr>
        <w:t xml:space="preserve"> </w:t>
      </w:r>
    </w:p>
    <w:p w14:paraId="4DB5721C" w14:textId="096B96C7" w:rsidR="00C032F6" w:rsidRPr="00DE50E0" w:rsidRDefault="00FC67A7" w:rsidP="00E07642">
      <w:pPr>
        <w:spacing w:line="276" w:lineRule="auto"/>
        <w:jc w:val="both"/>
        <w:rPr>
          <w:rFonts w:ascii="Adobe Thai" w:hAnsi="Adobe Thai" w:cs="Adobe Thai"/>
        </w:rPr>
      </w:pPr>
      <w:r w:rsidRPr="00DE50E0">
        <w:rPr>
          <w:rFonts w:ascii="Adobe Thai" w:hAnsi="Adobe Thai" w:cs="Adobe Thai"/>
          <w:noProof/>
        </w:rPr>
        <w:drawing>
          <wp:anchor distT="0" distB="0" distL="114300" distR="114300" simplePos="0" relativeHeight="251648000" behindDoc="0" locked="0" layoutInCell="1" allowOverlap="1" wp14:anchorId="58431C38" wp14:editId="4C08DE1A">
            <wp:simplePos x="0" y="0"/>
            <wp:positionH relativeFrom="margin">
              <wp:posOffset>1254760</wp:posOffset>
            </wp:positionH>
            <wp:positionV relativeFrom="paragraph">
              <wp:posOffset>241300</wp:posOffset>
            </wp:positionV>
            <wp:extent cx="2931160" cy="1692910"/>
            <wp:effectExtent l="0" t="0" r="0" b="0"/>
            <wp:wrapSquare wrapText="bothSides"/>
            <wp:docPr id="1452620259" name="Image 1" descr="Une image contenant texte, ligne, diagramme, Trac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620259" name="Image 1" descr="Une image contenant texte, ligne, diagramme, Tracé"/>
                    <pic:cNvPicPr/>
                  </pic:nvPicPr>
                  <pic:blipFill rotWithShape="1">
                    <a:blip r:embed="rId21" cstate="print">
                      <a:extLst>
                        <a:ext uri="{28A0092B-C50C-407E-A947-70E740481C1C}">
                          <a14:useLocalDpi xmlns:a14="http://schemas.microsoft.com/office/drawing/2010/main" val="0"/>
                        </a:ext>
                      </a:extLst>
                    </a:blip>
                    <a:srcRect t="2903" b="9303"/>
                    <a:stretch/>
                  </pic:blipFill>
                  <pic:spPr bwMode="auto">
                    <a:xfrm>
                      <a:off x="0" y="0"/>
                      <a:ext cx="2931160" cy="169291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00E729A" w14:textId="6D9F389D" w:rsidR="00C032F6" w:rsidRPr="00DE50E0" w:rsidRDefault="00C032F6" w:rsidP="00E07642">
      <w:pPr>
        <w:spacing w:line="276" w:lineRule="auto"/>
        <w:jc w:val="both"/>
        <w:rPr>
          <w:rFonts w:ascii="Adobe Thai" w:hAnsi="Adobe Thai" w:cs="Adobe Thai"/>
        </w:rPr>
      </w:pPr>
    </w:p>
    <w:p w14:paraId="07A10B02" w14:textId="7001F78B" w:rsidR="00C032F6" w:rsidRPr="00DE50E0" w:rsidRDefault="00C032F6" w:rsidP="00E07642">
      <w:pPr>
        <w:spacing w:line="276" w:lineRule="auto"/>
        <w:jc w:val="both"/>
        <w:rPr>
          <w:rFonts w:ascii="Adobe Thai" w:hAnsi="Adobe Thai" w:cs="Adobe Thai"/>
        </w:rPr>
      </w:pPr>
    </w:p>
    <w:p w14:paraId="77523D8C" w14:textId="1CF036D0" w:rsidR="00C032F6" w:rsidRPr="00DE50E0" w:rsidRDefault="00C032F6" w:rsidP="00E07642">
      <w:pPr>
        <w:spacing w:line="276" w:lineRule="auto"/>
        <w:jc w:val="both"/>
        <w:rPr>
          <w:rFonts w:ascii="Adobe Thai" w:hAnsi="Adobe Thai" w:cs="Adobe Thai"/>
        </w:rPr>
      </w:pPr>
    </w:p>
    <w:p w14:paraId="3372044E" w14:textId="77777777" w:rsidR="00C032F6" w:rsidRPr="00DE50E0" w:rsidRDefault="00C032F6" w:rsidP="00E07642">
      <w:pPr>
        <w:spacing w:line="276" w:lineRule="auto"/>
        <w:jc w:val="both"/>
        <w:rPr>
          <w:rFonts w:ascii="Adobe Thai" w:hAnsi="Adobe Thai" w:cs="Adobe Thai"/>
        </w:rPr>
      </w:pPr>
    </w:p>
    <w:p w14:paraId="224C748B" w14:textId="77777777" w:rsidR="00C032F6" w:rsidRPr="00DE50E0" w:rsidRDefault="00C032F6" w:rsidP="00E07642">
      <w:pPr>
        <w:spacing w:line="276" w:lineRule="auto"/>
        <w:jc w:val="both"/>
        <w:rPr>
          <w:rFonts w:ascii="Adobe Thai" w:hAnsi="Adobe Thai" w:cs="Adobe Thai"/>
        </w:rPr>
      </w:pPr>
    </w:p>
    <w:p w14:paraId="5E096AA0" w14:textId="77777777" w:rsidR="00C032F6" w:rsidRPr="00DE50E0" w:rsidRDefault="00C032F6" w:rsidP="00E07642">
      <w:pPr>
        <w:spacing w:line="276" w:lineRule="auto"/>
        <w:jc w:val="both"/>
        <w:rPr>
          <w:rFonts w:ascii="Adobe Thai" w:hAnsi="Adobe Thai" w:cs="Adobe Thai"/>
        </w:rPr>
      </w:pPr>
    </w:p>
    <w:p w14:paraId="070C0128" w14:textId="4DB625BD" w:rsidR="00C032F6" w:rsidRPr="00DE50E0" w:rsidRDefault="00C032F6" w:rsidP="00E07642">
      <w:pPr>
        <w:spacing w:line="276" w:lineRule="auto"/>
        <w:jc w:val="center"/>
        <w:rPr>
          <w:rStyle w:val="Accentuationlgre"/>
          <w:rFonts w:ascii="Adobe Thai" w:hAnsi="Adobe Thai" w:cs="Adobe Thai"/>
        </w:rPr>
      </w:pPr>
      <w:commentRangeStart w:id="153"/>
      <w:r w:rsidRPr="00DE50E0">
        <w:rPr>
          <w:rStyle w:val="Accentuationlgre"/>
          <w:rFonts w:ascii="Adobe Thai" w:hAnsi="Adobe Thai" w:cs="Adobe Thai"/>
        </w:rPr>
        <w:t>Figure </w:t>
      </w:r>
      <w:r w:rsidR="005F2EE3" w:rsidRPr="00DE50E0">
        <w:rPr>
          <w:rStyle w:val="Accentuationlgre"/>
          <w:rFonts w:ascii="Adobe Thai" w:hAnsi="Adobe Thai" w:cs="Adobe Thai"/>
        </w:rPr>
        <w:t xml:space="preserve">9 </w:t>
      </w:r>
      <w:commentRangeEnd w:id="153"/>
      <w:r w:rsidR="00167DFF">
        <w:rPr>
          <w:rStyle w:val="Marquedecommentaire"/>
        </w:rPr>
        <w:commentReference w:id="153"/>
      </w:r>
      <w:r w:rsidRPr="00DE50E0">
        <w:rPr>
          <w:rStyle w:val="Accentuationlgre"/>
          <w:rFonts w:ascii="Adobe Thai" w:hAnsi="Adobe Thai" w:cs="Adobe Thai"/>
        </w:rPr>
        <w:t>: Fonctionnement qualitatif des traitements POHC (perforated-over-</w:t>
      </w:r>
      <w:proofErr w:type="spellStart"/>
      <w:r w:rsidRPr="00DE50E0">
        <w:rPr>
          <w:rStyle w:val="Accentuationlgre"/>
          <w:rFonts w:ascii="Adobe Thai" w:hAnsi="Adobe Thai" w:cs="Adobe Thai"/>
        </w:rPr>
        <w:t>honeycomb</w:t>
      </w:r>
      <w:proofErr w:type="spellEnd"/>
      <w:r w:rsidRPr="00DE50E0">
        <w:rPr>
          <w:rStyle w:val="Accentuationlgre"/>
          <w:rFonts w:ascii="Adobe Thai" w:hAnsi="Adobe Thai" w:cs="Adobe Thai"/>
        </w:rPr>
        <w:t>-</w:t>
      </w:r>
      <w:proofErr w:type="spellStart"/>
      <w:r w:rsidRPr="00DE50E0">
        <w:rPr>
          <w:rStyle w:val="Accentuationlgre"/>
          <w:rFonts w:ascii="Adobe Thai" w:hAnsi="Adobe Thai" w:cs="Adobe Thai"/>
        </w:rPr>
        <w:t>core</w:t>
      </w:r>
      <w:proofErr w:type="spellEnd"/>
      <w:r w:rsidRPr="00DE50E0">
        <w:rPr>
          <w:rStyle w:val="Accentuationlgre"/>
          <w:rFonts w:ascii="Adobe Thai" w:hAnsi="Adobe Thai" w:cs="Adobe Thai"/>
        </w:rPr>
        <w:t>)</w:t>
      </w:r>
      <w:r w:rsidRPr="00DE50E0">
        <w:rPr>
          <w:rStyle w:val="Accentuationlgre"/>
          <w:rFonts w:ascii="Adobe Thai" w:hAnsi="Adobe Thai" w:cs="Adobe Thai"/>
        </w:rPr>
        <w:endnoteReference w:id="13"/>
      </w:r>
    </w:p>
    <w:p w14:paraId="26A92176" w14:textId="0CF8A539" w:rsidR="00EB2D2F" w:rsidRDefault="00C032F6" w:rsidP="00E07642">
      <w:pPr>
        <w:spacing w:line="276" w:lineRule="auto"/>
        <w:jc w:val="both"/>
        <w:rPr>
          <w:rFonts w:ascii="Adobe Thai" w:hAnsi="Adobe Thai" w:cs="Adobe Thai"/>
        </w:rPr>
      </w:pPr>
      <w:commentRangeStart w:id="158"/>
      <w:r w:rsidRPr="00DE50E0">
        <w:rPr>
          <w:rFonts w:ascii="Adobe Thai" w:hAnsi="Adobe Thai" w:cs="Adobe Thai"/>
        </w:rPr>
        <w:t>De manière simplifiée, la plaque microperforée sert à dissiper l’énergie acoustique tandis que la cavité permet de régler les fréquences cibles</w:t>
      </w:r>
      <w:commentRangeEnd w:id="158"/>
      <w:r w:rsidR="00167DFF">
        <w:rPr>
          <w:rStyle w:val="Marquedecommentaire"/>
        </w:rPr>
        <w:commentReference w:id="158"/>
      </w:r>
      <w:r w:rsidRPr="00DE50E0">
        <w:rPr>
          <w:rFonts w:ascii="Adobe Thai" w:hAnsi="Adobe Thai" w:cs="Adobe Thai"/>
        </w:rPr>
        <w:t xml:space="preserve">. Lorsque le </w:t>
      </w:r>
      <w:commentRangeStart w:id="159"/>
      <w:r w:rsidRPr="00DE50E0">
        <w:rPr>
          <w:rFonts w:ascii="Adobe Thai" w:hAnsi="Adobe Thai" w:cs="Adobe Thai"/>
        </w:rPr>
        <w:t xml:space="preserve">fluide est mis en mouvement </w:t>
      </w:r>
      <w:commentRangeEnd w:id="159"/>
      <w:r w:rsidR="00E673B4">
        <w:rPr>
          <w:rStyle w:val="Marquedecommentaire"/>
        </w:rPr>
        <w:commentReference w:id="159"/>
      </w:r>
      <w:r w:rsidRPr="00DE50E0">
        <w:rPr>
          <w:rFonts w:ascii="Adobe Thai" w:hAnsi="Adobe Thai" w:cs="Adobe Thai"/>
        </w:rPr>
        <w:t>dans les perforations, des pertes liées au frottement fluide apparaissent.</w:t>
      </w:r>
    </w:p>
    <w:p w14:paraId="10160C34" w14:textId="77777777" w:rsidR="002766EC" w:rsidRPr="00DE50E0" w:rsidRDefault="002766EC" w:rsidP="00E07642">
      <w:pPr>
        <w:spacing w:line="276" w:lineRule="auto"/>
        <w:jc w:val="both"/>
        <w:rPr>
          <w:rFonts w:ascii="Adobe Thai" w:hAnsi="Adobe Thai" w:cs="Adobe Thai"/>
        </w:rPr>
      </w:pPr>
    </w:p>
    <w:p w14:paraId="4F1C8189" w14:textId="2BBABE9E" w:rsidR="00EB2D2F" w:rsidRPr="00DE50E0" w:rsidRDefault="00EB2D2F" w:rsidP="00E07642">
      <w:pPr>
        <w:pStyle w:val="Titre4"/>
        <w:spacing w:line="276" w:lineRule="auto"/>
        <w:rPr>
          <w:rFonts w:ascii="Adobe Thai" w:hAnsi="Adobe Thai" w:cs="Adobe Thai"/>
        </w:rPr>
      </w:pPr>
      <w:commentRangeStart w:id="160"/>
      <w:r w:rsidRPr="00DE50E0">
        <w:rPr>
          <w:rFonts w:ascii="Adobe Thai" w:hAnsi="Adobe Thai" w:cs="Adobe Thai"/>
        </w:rPr>
        <w:t>Mousses acoustiques, mousses métalliques</w:t>
      </w:r>
      <w:r w:rsidR="00EC3F91" w:rsidRPr="00DE50E0">
        <w:rPr>
          <w:rFonts w:ascii="Adobe Thai" w:hAnsi="Adobe Thai" w:cs="Adobe Thai"/>
        </w:rPr>
        <w:t xml:space="preserve"> </w:t>
      </w:r>
      <w:commentRangeEnd w:id="160"/>
      <w:r w:rsidR="00D5238F">
        <w:rPr>
          <w:rStyle w:val="Marquedecommentaire"/>
          <w:rFonts w:asciiTheme="minorHAnsi" w:eastAsiaTheme="minorHAnsi" w:hAnsiTheme="minorHAnsi" w:cstheme="minorBidi"/>
          <w:i w:val="0"/>
          <w:iCs w:val="0"/>
          <w:color w:val="auto"/>
        </w:rPr>
        <w:commentReference w:id="160"/>
      </w:r>
    </w:p>
    <w:p w14:paraId="7660005A" w14:textId="77777777" w:rsidR="00FC67A7" w:rsidRPr="00DE50E0" w:rsidRDefault="00FC67A7" w:rsidP="00E07642">
      <w:pPr>
        <w:spacing w:line="276" w:lineRule="auto"/>
        <w:jc w:val="both"/>
        <w:rPr>
          <w:rFonts w:ascii="Adobe Thai" w:hAnsi="Adobe Thai" w:cs="Adobe Thai"/>
        </w:rPr>
      </w:pPr>
    </w:p>
    <w:p w14:paraId="5FB10257" w14:textId="5E9B7203" w:rsidR="001848B7" w:rsidRPr="00DE50E0" w:rsidRDefault="00E0240F" w:rsidP="00E07642">
      <w:pPr>
        <w:spacing w:line="276" w:lineRule="auto"/>
        <w:jc w:val="both"/>
        <w:rPr>
          <w:rFonts w:ascii="Adobe Thai" w:hAnsi="Adobe Thai" w:cs="Adobe Thai"/>
        </w:rPr>
      </w:pPr>
      <w:r w:rsidRPr="00DE50E0">
        <w:rPr>
          <w:rFonts w:ascii="Adobe Thai" w:hAnsi="Adobe Thai" w:cs="Adobe Thai"/>
        </w:rPr>
        <w:t xml:space="preserve">Dans le cadre de la réduction de bruit, la solution souvent adoptée, sans doute la plus simple, consiste à utiliser des matériaux </w:t>
      </w:r>
      <w:commentRangeStart w:id="161"/>
      <w:r w:rsidRPr="00DE50E0">
        <w:rPr>
          <w:rFonts w:ascii="Adobe Thai" w:hAnsi="Adobe Thai" w:cs="Adobe Thai"/>
        </w:rPr>
        <w:t>fibreux</w:t>
      </w:r>
      <w:commentRangeEnd w:id="161"/>
      <w:r w:rsidR="00D5238F">
        <w:rPr>
          <w:rStyle w:val="Marquedecommentaire"/>
        </w:rPr>
        <w:commentReference w:id="161"/>
      </w:r>
      <w:r w:rsidRPr="00DE50E0">
        <w:rPr>
          <w:rFonts w:ascii="Adobe Thai" w:hAnsi="Adobe Thai" w:cs="Adobe Thai"/>
        </w:rPr>
        <w:t xml:space="preserve"> comme la laine de verre, la mousse de polyuréthane ou alors des mousses spécialement conçues pour leurs propriétés acoustiques comme la mousse de mélamine. </w:t>
      </w:r>
      <w:r w:rsidRPr="00D15297">
        <w:rPr>
          <w:rFonts w:ascii="Adobe Thai" w:hAnsi="Adobe Thai" w:cs="Adobe Thai"/>
          <w:highlight w:val="cyan"/>
          <w:rPrChange w:id="162" w:author="Lopez, Maël" w:date="2023-12-22T07:56:00Z">
            <w:rPr>
              <w:rFonts w:ascii="Adobe Thai" w:hAnsi="Adobe Thai" w:cs="Adobe Thai"/>
            </w:rPr>
          </w:rPrChange>
        </w:rPr>
        <w:t>On</w:t>
      </w:r>
      <w:r w:rsidRPr="00DE50E0">
        <w:rPr>
          <w:rFonts w:ascii="Adobe Thai" w:hAnsi="Adobe Thai" w:cs="Adobe Thai"/>
        </w:rPr>
        <w:t xml:space="preserve"> modélise ces matériaux par une structure rigide fortement poreuse constituée d’alvéoles interconnectées (porosité ouverte) ou non (porosité fermée) dans laquelle un fluide est libre de circuler. De même que pour les </w:t>
      </w:r>
      <w:ins w:id="163" w:author="Lopez, Maël" w:date="2023-12-22T07:59:00Z">
        <w:r w:rsidR="00D15297">
          <w:rPr>
            <w:rFonts w:ascii="Adobe Thai" w:hAnsi="Adobe Thai" w:cs="Adobe Thai"/>
          </w:rPr>
          <w:t xml:space="preserve">résonateurs </w:t>
        </w:r>
      </w:ins>
      <w:commentRangeStart w:id="164"/>
      <w:commentRangeStart w:id="165"/>
      <w:r w:rsidRPr="00DE50E0">
        <w:rPr>
          <w:rFonts w:ascii="Adobe Thai" w:hAnsi="Adobe Thai" w:cs="Adobe Thai"/>
        </w:rPr>
        <w:t>solutions à réaction localisée</w:t>
      </w:r>
      <w:commentRangeEnd w:id="164"/>
      <w:r w:rsidR="00D15297">
        <w:rPr>
          <w:rStyle w:val="Marquedecommentaire"/>
        </w:rPr>
        <w:commentReference w:id="164"/>
      </w:r>
      <w:commentRangeEnd w:id="165"/>
      <w:r w:rsidR="00D5238F">
        <w:rPr>
          <w:rStyle w:val="Marquedecommentaire"/>
        </w:rPr>
        <w:commentReference w:id="165"/>
      </w:r>
      <w:r w:rsidRPr="00DE50E0">
        <w:rPr>
          <w:rFonts w:ascii="Adobe Thai" w:hAnsi="Adobe Thai" w:cs="Adobe Thai"/>
        </w:rPr>
        <w:t xml:space="preserve">, la </w:t>
      </w:r>
      <w:commentRangeStart w:id="166"/>
      <w:r w:rsidRPr="00DE50E0">
        <w:rPr>
          <w:rFonts w:ascii="Adobe Thai" w:hAnsi="Adobe Thai" w:cs="Adobe Thai"/>
        </w:rPr>
        <w:t xml:space="preserve">dissipation d’énergie dans les poreux est due aux frottements visqueux qui ont lieu dans le matériau lorsqu’une onde sonore le traverse et met le fluide </w:t>
      </w:r>
      <w:del w:id="167" w:author="Lopez, Maël" w:date="2023-12-22T07:58:00Z">
        <w:r w:rsidRPr="00DE50E0" w:rsidDel="00D15297">
          <w:rPr>
            <w:rFonts w:ascii="Adobe Thai" w:hAnsi="Adobe Thai" w:cs="Adobe Thai"/>
          </w:rPr>
          <w:delText xml:space="preserve">qu’il contient </w:delText>
        </w:r>
      </w:del>
      <w:r w:rsidRPr="00DE50E0">
        <w:rPr>
          <w:rFonts w:ascii="Adobe Thai" w:hAnsi="Adobe Thai" w:cs="Adobe Thai"/>
        </w:rPr>
        <w:t>en mouvement</w:t>
      </w:r>
      <w:commentRangeEnd w:id="166"/>
      <w:r w:rsidR="00D5238F">
        <w:rPr>
          <w:rStyle w:val="Marquedecommentaire"/>
        </w:rPr>
        <w:commentReference w:id="166"/>
      </w:r>
      <w:r w:rsidRPr="00DE50E0">
        <w:rPr>
          <w:rFonts w:ascii="Adobe Thai" w:hAnsi="Adobe Thai" w:cs="Adobe Thai"/>
        </w:rPr>
        <w:t>.</w:t>
      </w:r>
      <w:r w:rsidR="001848B7" w:rsidRPr="00DE50E0">
        <w:rPr>
          <w:rFonts w:ascii="Adobe Thai" w:hAnsi="Adobe Thai" w:cs="Adobe Thai"/>
        </w:rPr>
        <w:t xml:space="preserve"> </w:t>
      </w:r>
      <w:commentRangeStart w:id="168"/>
      <w:r w:rsidR="001848B7" w:rsidRPr="00DE50E0">
        <w:rPr>
          <w:rFonts w:ascii="Adobe Thai" w:hAnsi="Adobe Thai" w:cs="Adobe Thai"/>
        </w:rPr>
        <w:t xml:space="preserve">Les matériaux poreux n’ont pas de </w:t>
      </w:r>
      <w:commentRangeStart w:id="169"/>
      <w:r w:rsidR="001848B7" w:rsidRPr="00DE50E0">
        <w:rPr>
          <w:rFonts w:ascii="Adobe Thai" w:hAnsi="Adobe Thai" w:cs="Adobe Thai"/>
        </w:rPr>
        <w:lastRenderedPageBreak/>
        <w:t xml:space="preserve">fréquence de résonnance </w:t>
      </w:r>
      <w:commentRangeEnd w:id="169"/>
      <w:r w:rsidR="00D15297">
        <w:rPr>
          <w:rStyle w:val="Marquedecommentaire"/>
        </w:rPr>
        <w:commentReference w:id="169"/>
      </w:r>
      <w:r w:rsidR="001848B7" w:rsidRPr="00DE50E0">
        <w:rPr>
          <w:rFonts w:ascii="Adobe Thai" w:hAnsi="Adobe Thai" w:cs="Adobe Thai"/>
        </w:rPr>
        <w:t xml:space="preserve">intrinsèques </w:t>
      </w:r>
      <w:commentRangeEnd w:id="168"/>
      <w:r w:rsidR="00FD23FD">
        <w:rPr>
          <w:rStyle w:val="Marquedecommentaire"/>
        </w:rPr>
        <w:commentReference w:id="168"/>
      </w:r>
      <w:r w:rsidR="001848B7" w:rsidRPr="00DE50E0">
        <w:rPr>
          <w:rFonts w:ascii="Adobe Thai" w:hAnsi="Adobe Thai" w:cs="Adobe Thai"/>
        </w:rPr>
        <w:t xml:space="preserve">et permettent une atténuation plus larges bandes que les matériaux à réaction localisée. Cependant, la dissipation de l’énergie </w:t>
      </w:r>
      <w:r w:rsidR="00D62490" w:rsidRPr="00DE50E0">
        <w:rPr>
          <w:rFonts w:ascii="Adobe Thai" w:hAnsi="Adobe Thai" w:cs="Adobe Thai"/>
        </w:rPr>
        <w:t>dans les</w:t>
      </w:r>
      <w:r w:rsidR="001848B7" w:rsidRPr="00DE50E0">
        <w:rPr>
          <w:rFonts w:ascii="Adobe Thai" w:hAnsi="Adobe Thai" w:cs="Adobe Thai"/>
        </w:rPr>
        <w:t xml:space="preserve"> basses fréquences nécessite une épaisseur importante</w:t>
      </w:r>
      <w:r w:rsidR="00D62490" w:rsidRPr="00DE50E0">
        <w:rPr>
          <w:rFonts w:ascii="Adobe Thai" w:hAnsi="Adobe Thai" w:cs="Adobe Thai"/>
        </w:rPr>
        <w:t xml:space="preserve"> de poreux,</w:t>
      </w:r>
      <w:r w:rsidR="001848B7" w:rsidRPr="00DE50E0">
        <w:rPr>
          <w:rFonts w:ascii="Adobe Thai" w:hAnsi="Adobe Thai" w:cs="Adobe Thai"/>
        </w:rPr>
        <w:t xml:space="preserve"> </w:t>
      </w:r>
      <w:r w:rsidR="00D62490" w:rsidRPr="00DE50E0">
        <w:rPr>
          <w:rFonts w:ascii="Adobe Thai" w:hAnsi="Adobe Thai" w:cs="Adobe Thai"/>
        </w:rPr>
        <w:t xml:space="preserve">ce qui est contradictoire avec l’optimisation de l’espace. </w:t>
      </w:r>
    </w:p>
    <w:p w14:paraId="0B7E9A5C" w14:textId="2F4A740B" w:rsidR="00FC67A7" w:rsidRPr="00DE50E0" w:rsidRDefault="00E36FF0" w:rsidP="00E07642">
      <w:pPr>
        <w:spacing w:line="276" w:lineRule="auto"/>
        <w:jc w:val="both"/>
        <w:rPr>
          <w:rFonts w:ascii="Adobe Thai" w:hAnsi="Adobe Thai" w:cs="Adobe Thai"/>
        </w:rPr>
      </w:pPr>
      <w:r w:rsidRPr="00DE50E0">
        <w:rPr>
          <w:rFonts w:ascii="Adobe Thai" w:hAnsi="Adobe Thai" w:cs="Adobe Thai"/>
        </w:rPr>
        <w:t xml:space="preserve">Dans le cas des liners, les conditions </w:t>
      </w:r>
      <w:r w:rsidR="00672A02" w:rsidRPr="00DE50E0">
        <w:rPr>
          <w:rFonts w:ascii="Adobe Thai" w:hAnsi="Adobe Thai" w:cs="Adobe Thai"/>
        </w:rPr>
        <w:t>environnementales</w:t>
      </w:r>
      <w:r w:rsidRPr="00DE50E0">
        <w:rPr>
          <w:rFonts w:ascii="Adobe Thai" w:hAnsi="Adobe Thai" w:cs="Adobe Thai"/>
        </w:rPr>
        <w:t xml:space="preserve"> (hautes températures, humidit</w:t>
      </w:r>
      <w:r w:rsidR="00672A02" w:rsidRPr="00DE50E0">
        <w:rPr>
          <w:rFonts w:ascii="Adobe Thai" w:hAnsi="Adobe Thai" w:cs="Adobe Thai"/>
        </w:rPr>
        <w:t>é) sont incompatibles avec l’exploitation des traitements poreux standards. En revanche, les mousses métalliques offrent une solution viable et sont étudiées par Jones</w:t>
      </w:r>
      <w:del w:id="170" w:author="Lopez, Maël" w:date="2023-12-22T08:01:00Z">
        <w:r w:rsidR="00672A02" w:rsidRPr="00DE50E0" w:rsidDel="00D15297">
          <w:rPr>
            <w:rFonts w:ascii="Adobe Thai" w:hAnsi="Adobe Thai" w:cs="Adobe Thai"/>
          </w:rPr>
          <w:delText xml:space="preserve"> dans cette étude</w:delText>
        </w:r>
      </w:del>
      <w:r w:rsidR="00672A02" w:rsidRPr="00DE50E0">
        <w:rPr>
          <w:rStyle w:val="Appeldenotedefin"/>
          <w:rFonts w:ascii="Adobe Thai" w:hAnsi="Adobe Thai" w:cs="Adobe Thai"/>
        </w:rPr>
        <w:endnoteReference w:id="14"/>
      </w:r>
      <w:r w:rsidR="00672A02" w:rsidRPr="00DE50E0">
        <w:rPr>
          <w:rFonts w:ascii="Adobe Thai" w:hAnsi="Adobe Thai" w:cs="Adobe Thai"/>
        </w:rPr>
        <w:t>.</w:t>
      </w:r>
    </w:p>
    <w:p w14:paraId="4130D8AB" w14:textId="5AC57E31" w:rsidR="00D62490" w:rsidRPr="00DE50E0" w:rsidRDefault="00672A02" w:rsidP="00E07642">
      <w:pPr>
        <w:spacing w:line="276" w:lineRule="auto"/>
        <w:jc w:val="both"/>
        <w:rPr>
          <w:rFonts w:ascii="Adobe Thai" w:hAnsi="Adobe Thai" w:cs="Adobe Thai"/>
        </w:rPr>
      </w:pPr>
      <w:r w:rsidRPr="00DE50E0">
        <w:rPr>
          <w:rFonts w:ascii="Adobe Thai" w:hAnsi="Adobe Thai" w:cs="Adobe Thai"/>
          <w:noProof/>
        </w:rPr>
        <w:drawing>
          <wp:anchor distT="0" distB="0" distL="114300" distR="114300" simplePos="0" relativeHeight="251643904" behindDoc="0" locked="0" layoutInCell="1" allowOverlap="1" wp14:anchorId="7E7EAD80" wp14:editId="397266D1">
            <wp:simplePos x="0" y="0"/>
            <wp:positionH relativeFrom="column">
              <wp:posOffset>1517015</wp:posOffset>
            </wp:positionH>
            <wp:positionV relativeFrom="paragraph">
              <wp:posOffset>635</wp:posOffset>
            </wp:positionV>
            <wp:extent cx="2345055" cy="1946275"/>
            <wp:effectExtent l="0" t="0" r="0" b="0"/>
            <wp:wrapSquare wrapText="bothSides"/>
            <wp:docPr id="1029986157" name="Image 1" descr="Une image contenant métal, acier, art&#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986157" name="Image 1" descr="Une image contenant métal, acier, art&#10;&#10;Description générée automatiquement"/>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345055" cy="1946275"/>
                    </a:xfrm>
                    <a:prstGeom prst="rect">
                      <a:avLst/>
                    </a:prstGeom>
                  </pic:spPr>
                </pic:pic>
              </a:graphicData>
            </a:graphic>
            <wp14:sizeRelH relativeFrom="margin">
              <wp14:pctWidth>0</wp14:pctWidth>
            </wp14:sizeRelH>
            <wp14:sizeRelV relativeFrom="margin">
              <wp14:pctHeight>0</wp14:pctHeight>
            </wp14:sizeRelV>
          </wp:anchor>
        </w:drawing>
      </w:r>
    </w:p>
    <w:p w14:paraId="15F88B9D" w14:textId="77777777" w:rsidR="00E0240F" w:rsidRPr="00DE50E0" w:rsidRDefault="00E0240F" w:rsidP="00E07642">
      <w:pPr>
        <w:spacing w:line="276" w:lineRule="auto"/>
        <w:jc w:val="both"/>
        <w:rPr>
          <w:rFonts w:ascii="Adobe Thai" w:hAnsi="Adobe Thai" w:cs="Adobe Thai"/>
        </w:rPr>
      </w:pPr>
    </w:p>
    <w:p w14:paraId="17CD92C7" w14:textId="77777777" w:rsidR="00E0240F" w:rsidRPr="00DE50E0" w:rsidRDefault="00E0240F" w:rsidP="00E07642">
      <w:pPr>
        <w:spacing w:line="276" w:lineRule="auto"/>
        <w:jc w:val="both"/>
        <w:rPr>
          <w:rFonts w:ascii="Adobe Thai" w:hAnsi="Adobe Thai" w:cs="Adobe Thai"/>
        </w:rPr>
      </w:pPr>
    </w:p>
    <w:p w14:paraId="4CAC1EF8" w14:textId="77777777" w:rsidR="006B3541" w:rsidRPr="00DE50E0" w:rsidRDefault="006B3541" w:rsidP="00E07642">
      <w:pPr>
        <w:spacing w:line="276" w:lineRule="auto"/>
        <w:rPr>
          <w:rFonts w:ascii="Adobe Thai" w:hAnsi="Adobe Thai" w:cs="Adobe Thai"/>
        </w:rPr>
      </w:pPr>
    </w:p>
    <w:p w14:paraId="1039C5F3" w14:textId="77777777" w:rsidR="006B3541" w:rsidRPr="00DE50E0" w:rsidRDefault="006B3541" w:rsidP="00E07642">
      <w:pPr>
        <w:spacing w:line="276" w:lineRule="auto"/>
        <w:rPr>
          <w:rFonts w:ascii="Adobe Thai" w:hAnsi="Adobe Thai" w:cs="Adobe Thai"/>
        </w:rPr>
      </w:pPr>
    </w:p>
    <w:p w14:paraId="284AB9C2" w14:textId="5F3B71BF" w:rsidR="00546147" w:rsidRPr="00DE50E0" w:rsidRDefault="00546147" w:rsidP="00E07642">
      <w:pPr>
        <w:spacing w:line="276" w:lineRule="auto"/>
        <w:rPr>
          <w:rFonts w:ascii="Adobe Thai" w:hAnsi="Adobe Thai" w:cs="Adobe Thai"/>
        </w:rPr>
      </w:pPr>
    </w:p>
    <w:p w14:paraId="7D79A780" w14:textId="77777777" w:rsidR="00672A02" w:rsidRPr="00DE50E0" w:rsidRDefault="00672A02" w:rsidP="00E07642">
      <w:pPr>
        <w:spacing w:line="276" w:lineRule="auto"/>
        <w:rPr>
          <w:rFonts w:ascii="Adobe Thai" w:hAnsi="Adobe Thai" w:cs="Adobe Thai"/>
        </w:rPr>
      </w:pPr>
    </w:p>
    <w:p w14:paraId="6365CA0F" w14:textId="1870285B" w:rsidR="00672A02" w:rsidRPr="00DE50E0" w:rsidRDefault="00672A02" w:rsidP="00E07642">
      <w:pPr>
        <w:spacing w:line="276" w:lineRule="auto"/>
        <w:jc w:val="center"/>
        <w:rPr>
          <w:rStyle w:val="Accentuationlgre"/>
          <w:rFonts w:ascii="Adobe Thai" w:hAnsi="Adobe Thai" w:cs="Adobe Thai"/>
        </w:rPr>
      </w:pPr>
      <w:r w:rsidRPr="00DE50E0">
        <w:rPr>
          <w:rStyle w:val="Accentuationlgre"/>
          <w:rFonts w:ascii="Adobe Thai" w:hAnsi="Adobe Thai" w:cs="Adobe Thai"/>
        </w:rPr>
        <w:t>Figure</w:t>
      </w:r>
      <w:r w:rsidR="005F2EE3" w:rsidRPr="00DE50E0">
        <w:rPr>
          <w:rStyle w:val="Accentuationlgre"/>
          <w:rFonts w:ascii="Adobe Thai" w:hAnsi="Adobe Thai" w:cs="Adobe Thai"/>
        </w:rPr>
        <w:t xml:space="preserve"> 10</w:t>
      </w:r>
      <w:r w:rsidRPr="00DE50E0">
        <w:rPr>
          <w:rStyle w:val="Accentuationlgre"/>
          <w:rFonts w:ascii="Adobe Thai" w:hAnsi="Adobe Thai" w:cs="Adobe Thai"/>
        </w:rPr>
        <w:t> : Traitement acoustique OTR (over-the-rotor) à base de mousse métallique</w:t>
      </w:r>
    </w:p>
    <w:p w14:paraId="0C4A2BFF" w14:textId="77777777" w:rsidR="00EC3F91" w:rsidRPr="00DE50E0" w:rsidRDefault="00EC3F91" w:rsidP="00E07642">
      <w:pPr>
        <w:spacing w:line="276" w:lineRule="auto"/>
        <w:jc w:val="center"/>
        <w:rPr>
          <w:rFonts w:ascii="Adobe Thai" w:hAnsi="Adobe Thai" w:cs="Adobe Thai"/>
          <w:i/>
          <w:iCs/>
        </w:rPr>
      </w:pPr>
    </w:p>
    <w:p w14:paraId="5EBCAD55" w14:textId="5E6759EA" w:rsidR="00672A02" w:rsidRDefault="00672A02" w:rsidP="00E07642">
      <w:pPr>
        <w:spacing w:line="276" w:lineRule="auto"/>
        <w:jc w:val="both"/>
        <w:rPr>
          <w:rFonts w:ascii="Adobe Thai" w:hAnsi="Adobe Thai" w:cs="Adobe Thai"/>
        </w:rPr>
      </w:pPr>
      <w:commentRangeStart w:id="177"/>
      <w:r w:rsidRPr="00DE50E0">
        <w:rPr>
          <w:rFonts w:ascii="Adobe Thai" w:hAnsi="Adobe Thai" w:cs="Adobe Thai"/>
        </w:rPr>
        <w:t xml:space="preserve">D’après les résultats de Jones, l’utilisation </w:t>
      </w:r>
      <w:commentRangeEnd w:id="177"/>
      <w:r w:rsidR="00D15297">
        <w:rPr>
          <w:rStyle w:val="Marquedecommentaire"/>
        </w:rPr>
        <w:commentReference w:id="177"/>
      </w:r>
      <w:r w:rsidRPr="00DE50E0">
        <w:rPr>
          <w:rFonts w:ascii="Adobe Thai" w:hAnsi="Adobe Thai" w:cs="Adobe Thai"/>
        </w:rPr>
        <w:t>de mousses métalliques autour du rotor permettrait une réduction globale du niveau sonore de 2 à 3 dB. Ce genre de traitement nécessite d’être couvert par une surface rigide en cas d’écoulement important pour ne pas induire de perte</w:t>
      </w:r>
      <w:r w:rsidR="00785096" w:rsidRPr="00DE50E0">
        <w:rPr>
          <w:rFonts w:ascii="Adobe Thai" w:hAnsi="Adobe Thai" w:cs="Adobe Thai"/>
        </w:rPr>
        <w:t>s</w:t>
      </w:r>
      <w:r w:rsidRPr="00DE50E0">
        <w:rPr>
          <w:rFonts w:ascii="Adobe Thai" w:hAnsi="Adobe Thai" w:cs="Adobe Thai"/>
        </w:rPr>
        <w:t xml:space="preserve"> aérodynamiques.</w:t>
      </w:r>
      <w:r w:rsidR="00EC3F91" w:rsidRPr="00DE50E0">
        <w:rPr>
          <w:rFonts w:ascii="Adobe Thai" w:hAnsi="Adobe Thai" w:cs="Adobe Thai"/>
        </w:rPr>
        <w:t xml:space="preserve"> De plus, la présence de </w:t>
      </w:r>
      <w:commentRangeStart w:id="178"/>
      <w:r w:rsidR="00EC3F91" w:rsidRPr="00DE50E0">
        <w:rPr>
          <w:rFonts w:ascii="Adobe Thai" w:hAnsi="Adobe Thai" w:cs="Adobe Thai"/>
        </w:rPr>
        <w:t xml:space="preserve">matériaux autour du rotor exercerait une influence sur les mécanismes de production du bruit, </w:t>
      </w:r>
      <w:commentRangeEnd w:id="178"/>
      <w:r w:rsidR="00D15297">
        <w:rPr>
          <w:rStyle w:val="Marquedecommentaire"/>
        </w:rPr>
        <w:commentReference w:id="178"/>
      </w:r>
      <w:r w:rsidR="00EC3F91" w:rsidRPr="00DE50E0">
        <w:rPr>
          <w:rFonts w:ascii="Adobe Thai" w:hAnsi="Adobe Thai" w:cs="Adobe Thai"/>
        </w:rPr>
        <w:t>notamment en ce qui concerne la création de vortex en bout de pale.</w:t>
      </w:r>
    </w:p>
    <w:p w14:paraId="56E24B89" w14:textId="77777777" w:rsidR="002766EC" w:rsidRPr="00DE50E0" w:rsidRDefault="002766EC" w:rsidP="00E07642">
      <w:pPr>
        <w:spacing w:line="276" w:lineRule="auto"/>
        <w:jc w:val="both"/>
        <w:rPr>
          <w:rFonts w:ascii="Adobe Thai" w:hAnsi="Adobe Thai" w:cs="Adobe Thai"/>
        </w:rPr>
      </w:pPr>
    </w:p>
    <w:p w14:paraId="6C0C9465" w14:textId="3DBBBC13" w:rsidR="00B06A22" w:rsidRPr="00DE50E0" w:rsidRDefault="001E285E" w:rsidP="00E07642">
      <w:pPr>
        <w:pStyle w:val="Titre3"/>
        <w:spacing w:line="276" w:lineRule="auto"/>
        <w:rPr>
          <w:rFonts w:ascii="Adobe Thai" w:hAnsi="Adobe Thai" w:cs="Adobe Thai"/>
        </w:rPr>
      </w:pPr>
      <w:bookmarkStart w:id="179" w:name="_Toc153965118"/>
      <w:r w:rsidRPr="00DE50E0">
        <w:rPr>
          <w:rFonts w:ascii="Adobe Thai" w:hAnsi="Adobe Thai" w:cs="Adobe Thai"/>
        </w:rPr>
        <w:t>Solutions innovantes</w:t>
      </w:r>
      <w:bookmarkEnd w:id="179"/>
    </w:p>
    <w:p w14:paraId="7FCE22F9" w14:textId="77777777" w:rsidR="000D760F" w:rsidRPr="00DE50E0" w:rsidRDefault="000D760F" w:rsidP="00E07642">
      <w:pPr>
        <w:spacing w:line="276" w:lineRule="auto"/>
        <w:rPr>
          <w:rFonts w:ascii="Adobe Thai" w:hAnsi="Adobe Thai" w:cs="Adobe Thai"/>
        </w:rPr>
      </w:pPr>
    </w:p>
    <w:p w14:paraId="2EB92D32" w14:textId="7C0ACD1D" w:rsidR="00837EC5" w:rsidRPr="00DE50E0" w:rsidRDefault="000D760F" w:rsidP="00E07642">
      <w:pPr>
        <w:spacing w:line="276" w:lineRule="auto"/>
        <w:jc w:val="both"/>
        <w:rPr>
          <w:rFonts w:ascii="Adobe Thai" w:hAnsi="Adobe Thai" w:cs="Adobe Thai"/>
        </w:rPr>
      </w:pPr>
      <w:r w:rsidRPr="00DE50E0">
        <w:rPr>
          <w:rFonts w:ascii="Adobe Thai" w:hAnsi="Adobe Thai" w:cs="Adobe Thai"/>
        </w:rPr>
        <w:t xml:space="preserve">Les solutions </w:t>
      </w:r>
      <w:commentRangeStart w:id="180"/>
      <w:r w:rsidRPr="00DE50E0">
        <w:rPr>
          <w:rFonts w:ascii="Adobe Thai" w:hAnsi="Adobe Thai" w:cs="Adobe Thai"/>
        </w:rPr>
        <w:t xml:space="preserve">présentées ci-dessus ont fait leur preuve et sont </w:t>
      </w:r>
      <w:r w:rsidR="00264E1D" w:rsidRPr="00DE50E0">
        <w:rPr>
          <w:rFonts w:ascii="Adobe Thai" w:hAnsi="Adobe Thai" w:cs="Adobe Thai"/>
        </w:rPr>
        <w:t>d’ores</w:t>
      </w:r>
      <w:r w:rsidRPr="00DE50E0">
        <w:rPr>
          <w:rFonts w:ascii="Adobe Thai" w:hAnsi="Adobe Thai" w:cs="Adobe Thai"/>
        </w:rPr>
        <w:t xml:space="preserve"> et déjà exploitées par différentes </w:t>
      </w:r>
      <w:commentRangeEnd w:id="180"/>
      <w:r w:rsidR="00EF3B90">
        <w:rPr>
          <w:rStyle w:val="Marquedecommentaire"/>
        </w:rPr>
        <w:commentReference w:id="180"/>
      </w:r>
      <w:r w:rsidRPr="00DE50E0">
        <w:rPr>
          <w:rFonts w:ascii="Adobe Thai" w:hAnsi="Adobe Thai" w:cs="Adobe Thai"/>
        </w:rPr>
        <w:t xml:space="preserve">industries qui ont besoin de traitement acoustique pour réduire le bruit dans les conduits. D’autres solutions plus complexes sont encore au stade de </w:t>
      </w:r>
      <w:del w:id="181" w:author="Lopez, Maël" w:date="2023-12-22T08:03:00Z">
        <w:r w:rsidRPr="00DE50E0" w:rsidDel="00D15297">
          <w:rPr>
            <w:rFonts w:ascii="Adobe Thai" w:hAnsi="Adobe Thai" w:cs="Adobe Thai"/>
          </w:rPr>
          <w:delText xml:space="preserve">la </w:delText>
        </w:r>
      </w:del>
      <w:r w:rsidRPr="00DE50E0">
        <w:rPr>
          <w:rFonts w:ascii="Adobe Thai" w:hAnsi="Adobe Thai" w:cs="Adobe Thai"/>
        </w:rPr>
        <w:t>recherche et offrent diverses perspectives pour le développement de liners dans le futur.</w:t>
      </w:r>
    </w:p>
    <w:p w14:paraId="5F9D7A63" w14:textId="77777777" w:rsidR="006B3541" w:rsidRPr="00DE50E0" w:rsidRDefault="006B3541" w:rsidP="00E07642">
      <w:pPr>
        <w:spacing w:line="276" w:lineRule="auto"/>
        <w:jc w:val="both"/>
        <w:rPr>
          <w:rFonts w:ascii="Adobe Thai" w:hAnsi="Adobe Thai" w:cs="Adobe Thai"/>
        </w:rPr>
      </w:pPr>
    </w:p>
    <w:p w14:paraId="6CF37DFE" w14:textId="362F7C91" w:rsidR="00837EC5" w:rsidRPr="00DE50E0" w:rsidRDefault="000D760F" w:rsidP="00E07642">
      <w:pPr>
        <w:pStyle w:val="Titre4"/>
        <w:spacing w:line="276" w:lineRule="auto"/>
        <w:rPr>
          <w:rFonts w:ascii="Adobe Thai" w:hAnsi="Adobe Thai" w:cs="Adobe Thai"/>
        </w:rPr>
      </w:pPr>
      <w:r w:rsidRPr="00DE50E0">
        <w:rPr>
          <w:rFonts w:ascii="Adobe Thai" w:hAnsi="Adobe Thai" w:cs="Adobe Thai"/>
        </w:rPr>
        <w:t>Liners à c</w:t>
      </w:r>
      <w:r w:rsidR="00837EC5" w:rsidRPr="00DE50E0">
        <w:rPr>
          <w:rFonts w:ascii="Adobe Thai" w:hAnsi="Adobe Thai" w:cs="Adobe Thai"/>
        </w:rPr>
        <w:t xml:space="preserve">avités </w:t>
      </w:r>
      <w:r w:rsidRPr="00DE50E0">
        <w:rPr>
          <w:rFonts w:ascii="Adobe Thai" w:hAnsi="Adobe Thai" w:cs="Adobe Thai"/>
        </w:rPr>
        <w:t xml:space="preserve">de </w:t>
      </w:r>
      <w:r w:rsidR="00837EC5" w:rsidRPr="00DE50E0">
        <w:rPr>
          <w:rFonts w:ascii="Adobe Thai" w:hAnsi="Adobe Thai" w:cs="Adobe Thai"/>
        </w:rPr>
        <w:t>profondeurs variables</w:t>
      </w:r>
      <w:r w:rsidR="006B3541" w:rsidRPr="00DE50E0">
        <w:rPr>
          <w:rFonts w:ascii="Adobe Thai" w:hAnsi="Adobe Thai" w:cs="Adobe Thai"/>
        </w:rPr>
        <w:t xml:space="preserve"> </w:t>
      </w:r>
    </w:p>
    <w:p w14:paraId="72750EB0" w14:textId="77777777" w:rsidR="00E0760D" w:rsidRPr="00DE50E0" w:rsidRDefault="00E0760D" w:rsidP="00E07642">
      <w:pPr>
        <w:spacing w:line="276" w:lineRule="auto"/>
        <w:rPr>
          <w:rFonts w:ascii="Adobe Thai" w:hAnsi="Adobe Thai" w:cs="Adobe Thai"/>
        </w:rPr>
      </w:pPr>
    </w:p>
    <w:p w14:paraId="5EE97D85" w14:textId="4C2C9E49" w:rsidR="00E0760D" w:rsidRPr="00DE50E0" w:rsidDel="00EF3B90" w:rsidRDefault="000D760F" w:rsidP="00E07642">
      <w:pPr>
        <w:spacing w:line="276" w:lineRule="auto"/>
        <w:jc w:val="both"/>
        <w:rPr>
          <w:del w:id="182" w:author="Lopez, Maël" w:date="2023-12-22T08:07:00Z"/>
          <w:rFonts w:ascii="Adobe Thai" w:hAnsi="Adobe Thai" w:cs="Adobe Thai"/>
        </w:rPr>
      </w:pPr>
      <w:r w:rsidRPr="00DE50E0">
        <w:rPr>
          <w:rFonts w:ascii="Adobe Thai" w:hAnsi="Adobe Thai" w:cs="Adobe Thai"/>
        </w:rPr>
        <w:t>Afin</w:t>
      </w:r>
      <w:r w:rsidR="00E0760D" w:rsidRPr="00DE50E0">
        <w:rPr>
          <w:rFonts w:ascii="Adobe Thai" w:hAnsi="Adobe Thai" w:cs="Adobe Thai"/>
        </w:rPr>
        <w:t xml:space="preserve"> d’obtenir des traitements large bande et une meilleure exploitation du volume disponible, des liners à profondeurs variables ont été développés. Ces liners peuvent avoir des cavités étroites ou bien larges.</w:t>
      </w:r>
      <w:ins w:id="183" w:author="Dupont, Thomas" w:date="2024-01-05T16:20:00Z">
        <w:r w:rsidR="00FD23FD">
          <w:rPr>
            <w:rFonts w:ascii="Adobe Thai" w:hAnsi="Adobe Thai" w:cs="Adobe Thai"/>
          </w:rPr>
          <w:t xml:space="preserve"> </w:t>
        </w:r>
      </w:ins>
    </w:p>
    <w:p w14:paraId="7FB1A165" w14:textId="58B48E5A" w:rsidR="00E0760D" w:rsidRPr="00DE50E0" w:rsidRDefault="00E0760D" w:rsidP="00E07642">
      <w:pPr>
        <w:spacing w:line="276" w:lineRule="auto"/>
        <w:jc w:val="both"/>
        <w:rPr>
          <w:rFonts w:ascii="Adobe Thai" w:hAnsi="Adobe Thai" w:cs="Adobe Thai"/>
        </w:rPr>
      </w:pPr>
      <w:commentRangeStart w:id="184"/>
      <w:commentRangeStart w:id="185"/>
      <w:r w:rsidRPr="00DE50E0">
        <w:rPr>
          <w:rFonts w:ascii="Adobe Thai" w:hAnsi="Adobe Thai" w:cs="Adobe Thai"/>
        </w:rPr>
        <w:t xml:space="preserve">En considérant des cavités étroites, on peut supposer que les pertes </w:t>
      </w:r>
      <w:proofErr w:type="spellStart"/>
      <w:r w:rsidRPr="00DE50E0">
        <w:rPr>
          <w:rFonts w:ascii="Adobe Thai" w:hAnsi="Adobe Thai" w:cs="Adobe Thai"/>
        </w:rPr>
        <w:t>visco</w:t>
      </w:r>
      <w:proofErr w:type="spellEnd"/>
      <w:r w:rsidRPr="00DE50E0">
        <w:rPr>
          <w:rFonts w:ascii="Adobe Thai" w:hAnsi="Adobe Thai" w:cs="Adobe Thai"/>
        </w:rPr>
        <w:t>-thermiques à l’</w:t>
      </w:r>
      <w:r w:rsidR="00C032F6" w:rsidRPr="00DE50E0">
        <w:rPr>
          <w:rFonts w:ascii="Adobe Thai" w:hAnsi="Adobe Thai" w:cs="Adobe Thai"/>
        </w:rPr>
        <w:t>origine</w:t>
      </w:r>
      <w:r w:rsidRPr="00DE50E0">
        <w:rPr>
          <w:rFonts w:ascii="Adobe Thai" w:hAnsi="Adobe Thai" w:cs="Adobe Thai"/>
        </w:rPr>
        <w:t xml:space="preserve"> des phénomènes de dissipation d’énergie </w:t>
      </w:r>
      <w:r w:rsidR="00C032F6" w:rsidRPr="00DE50E0">
        <w:rPr>
          <w:rFonts w:ascii="Adobe Thai" w:hAnsi="Adobe Thai" w:cs="Adobe Thai"/>
        </w:rPr>
        <w:t>sont non négligeables à l’intérieur de la cavité. Dans ces conditions, l’utilisation de plaques micro perforées devient inutile</w:t>
      </w:r>
      <w:commentRangeEnd w:id="184"/>
      <w:r w:rsidR="00EF3B90">
        <w:rPr>
          <w:rStyle w:val="Marquedecommentaire"/>
        </w:rPr>
        <w:commentReference w:id="184"/>
      </w:r>
      <w:commentRangeEnd w:id="185"/>
      <w:r w:rsidR="00FD23FD">
        <w:rPr>
          <w:rStyle w:val="Marquedecommentaire"/>
        </w:rPr>
        <w:commentReference w:id="185"/>
      </w:r>
      <w:r w:rsidR="00C032F6" w:rsidRPr="00DE50E0">
        <w:rPr>
          <w:rFonts w:ascii="Adobe Thai" w:hAnsi="Adobe Thai" w:cs="Adobe Thai"/>
        </w:rPr>
        <w:t>.</w:t>
      </w:r>
    </w:p>
    <w:p w14:paraId="17848762" w14:textId="4FFAEF0B" w:rsidR="00725679" w:rsidRPr="00DE50E0" w:rsidRDefault="00C032F6" w:rsidP="00E07642">
      <w:pPr>
        <w:spacing w:line="276" w:lineRule="auto"/>
        <w:jc w:val="both"/>
        <w:rPr>
          <w:rFonts w:ascii="Adobe Thai" w:hAnsi="Adobe Thai" w:cs="Adobe Thai"/>
        </w:rPr>
      </w:pPr>
      <w:r w:rsidRPr="00DE50E0">
        <w:rPr>
          <w:rFonts w:ascii="Adobe Thai" w:hAnsi="Adobe Thai" w:cs="Adobe Thai"/>
        </w:rPr>
        <w:t>Une étude numérique basé</w:t>
      </w:r>
      <w:r w:rsidR="00725679" w:rsidRPr="00DE50E0">
        <w:rPr>
          <w:rFonts w:ascii="Adobe Thai" w:hAnsi="Adobe Thai" w:cs="Adobe Thai"/>
        </w:rPr>
        <w:t>e</w:t>
      </w:r>
      <w:r w:rsidRPr="00DE50E0">
        <w:rPr>
          <w:rFonts w:ascii="Adobe Thai" w:hAnsi="Adobe Thai" w:cs="Adobe Thai"/>
        </w:rPr>
        <w:t xml:space="preserve"> sur le modèle de propagation</w:t>
      </w:r>
      <w:r w:rsidR="00725679" w:rsidRPr="00DE50E0">
        <w:rPr>
          <w:rFonts w:ascii="Adobe Thai" w:hAnsi="Adobe Thai" w:cs="Adobe Thai"/>
        </w:rPr>
        <w:t xml:space="preserve"> des ondes</w:t>
      </w:r>
      <w:r w:rsidRPr="00DE50E0">
        <w:rPr>
          <w:rFonts w:ascii="Adobe Thai" w:hAnsi="Adobe Thai" w:cs="Adobe Thai"/>
        </w:rPr>
        <w:t xml:space="preserve"> de </w:t>
      </w:r>
      <w:commentRangeStart w:id="186"/>
      <w:proofErr w:type="spellStart"/>
      <w:r w:rsidRPr="00DE50E0">
        <w:rPr>
          <w:rFonts w:ascii="Adobe Thai" w:hAnsi="Adobe Thai" w:cs="Adobe Thai"/>
        </w:rPr>
        <w:t>Zwikker-Kosten</w:t>
      </w:r>
      <w:proofErr w:type="spellEnd"/>
      <w:r w:rsidR="00725679" w:rsidRPr="00DE50E0">
        <w:rPr>
          <w:rFonts w:ascii="Adobe Thai" w:hAnsi="Adobe Thai" w:cs="Adobe Thai"/>
        </w:rPr>
        <w:t xml:space="preserve"> </w:t>
      </w:r>
      <w:commentRangeEnd w:id="186"/>
      <w:r w:rsidR="00220252">
        <w:rPr>
          <w:rStyle w:val="Marquedecommentaire"/>
        </w:rPr>
        <w:commentReference w:id="186"/>
      </w:r>
      <w:r w:rsidR="00725679" w:rsidRPr="00DE50E0">
        <w:rPr>
          <w:rFonts w:ascii="Adobe Thai" w:hAnsi="Adobe Thai" w:cs="Adobe Thai"/>
        </w:rPr>
        <w:t>permet de comparer des configurations à profondeurs constantes et variables</w:t>
      </w:r>
      <w:r w:rsidR="00725679" w:rsidRPr="00DE50E0">
        <w:rPr>
          <w:rStyle w:val="Appeldenotedefin"/>
          <w:rFonts w:ascii="Adobe Thai" w:hAnsi="Adobe Thai" w:cs="Adobe Thai"/>
        </w:rPr>
        <w:endnoteReference w:id="15"/>
      </w:r>
      <w:r w:rsidR="00725679" w:rsidRPr="00DE50E0">
        <w:rPr>
          <w:rFonts w:ascii="Adobe Thai" w:hAnsi="Adobe Thai" w:cs="Adobe Thai"/>
        </w:rPr>
        <w:t xml:space="preserve">. Cette étude confirme l’amélioration des propriétés large-bande des cavités à profondeurs variables, cependant cette propriété concerne les </w:t>
      </w:r>
      <w:r w:rsidR="00725679" w:rsidRPr="00DE50E0">
        <w:rPr>
          <w:rFonts w:ascii="Adobe Thai" w:hAnsi="Adobe Thai" w:cs="Adobe Thai"/>
        </w:rPr>
        <w:lastRenderedPageBreak/>
        <w:t xml:space="preserve">fréquences médiums hautes. En effet, il y a une contradiction entre cavité étroite et donc volume réduit et traitement basse fréquence comme </w:t>
      </w:r>
      <w:r w:rsidR="00725679" w:rsidRPr="00910654">
        <w:rPr>
          <w:rFonts w:ascii="Adobe Thai" w:hAnsi="Adobe Thai" w:cs="Adobe Thai"/>
          <w:highlight w:val="cyan"/>
          <w:rPrChange w:id="193" w:author="Lopez, Maël" w:date="2023-12-22T08:08:00Z">
            <w:rPr>
              <w:rFonts w:ascii="Adobe Thai" w:hAnsi="Adobe Thai" w:cs="Adobe Thai"/>
            </w:rPr>
          </w:rPrChange>
        </w:rPr>
        <w:t>nous</w:t>
      </w:r>
      <w:r w:rsidR="00725679" w:rsidRPr="00DE50E0">
        <w:rPr>
          <w:rFonts w:ascii="Adobe Thai" w:hAnsi="Adobe Thai" w:cs="Adobe Thai"/>
        </w:rPr>
        <w:t xml:space="preserve"> le rappelle l’eq.1. Cette étude présente par ailleurs le développement d’un outil numérique interactif pour la modélisation et la comparaison des solutions.</w:t>
      </w:r>
    </w:p>
    <w:p w14:paraId="7302E4CF" w14:textId="4278BBA8" w:rsidR="002E5533" w:rsidRPr="00DE50E0" w:rsidRDefault="002E5533" w:rsidP="002766EC">
      <w:pPr>
        <w:spacing w:line="276" w:lineRule="auto"/>
        <w:jc w:val="both"/>
        <w:rPr>
          <w:rFonts w:ascii="Adobe Thai" w:hAnsi="Adobe Thai" w:cs="Adobe Thai"/>
        </w:rPr>
      </w:pPr>
      <w:r w:rsidRPr="00DE50E0">
        <w:rPr>
          <w:rFonts w:ascii="Adobe Thai" w:hAnsi="Adobe Thai" w:cs="Adobe Thai"/>
        </w:rPr>
        <w:t xml:space="preserve">Des liners à cavités plus larges ont été modélisés par </w:t>
      </w:r>
      <w:commentRangeStart w:id="194"/>
      <w:r w:rsidRPr="00DE50E0">
        <w:rPr>
          <w:rFonts w:ascii="Adobe Thai" w:hAnsi="Adobe Thai" w:cs="Adobe Thai"/>
        </w:rPr>
        <w:t xml:space="preserve">Jones </w:t>
      </w:r>
      <w:commentRangeEnd w:id="194"/>
      <w:r w:rsidR="00910654">
        <w:rPr>
          <w:rStyle w:val="Marquedecommentaire"/>
        </w:rPr>
        <w:commentReference w:id="194"/>
      </w:r>
      <w:r w:rsidRPr="00DE50E0">
        <w:rPr>
          <w:rFonts w:ascii="Adobe Thai" w:hAnsi="Adobe Thai" w:cs="Adobe Thai"/>
        </w:rPr>
        <w:t>dans cette étude</w:t>
      </w:r>
      <w:r w:rsidR="0057374B" w:rsidRPr="00DE50E0">
        <w:rPr>
          <w:rFonts w:ascii="Adobe Thai" w:hAnsi="Adobe Thai" w:cs="Adobe Thai"/>
        </w:rPr>
        <w:t xml:space="preserve">. Ces traitements sont </w:t>
      </w:r>
      <w:r w:rsidR="006B3541" w:rsidRPr="00DE50E0">
        <w:rPr>
          <w:rFonts w:ascii="Adobe Thai" w:hAnsi="Adobe Thai" w:cs="Adobe Thai"/>
        </w:rPr>
        <w:t>évalués</w:t>
      </w:r>
      <w:r w:rsidR="0057374B" w:rsidRPr="00DE50E0">
        <w:rPr>
          <w:rFonts w:ascii="Adobe Thai" w:hAnsi="Adobe Thai" w:cs="Adobe Thai"/>
        </w:rPr>
        <w:t xml:space="preserve"> en incidence normale et rasante, avec écoulement ou non. L’effet large bande est vérifié sur une bande de plus d’une octave. Par ailleurs, Jones remarque que l’atténuation</w:t>
      </w:r>
      <w:r w:rsidR="006B3541" w:rsidRPr="00DE50E0">
        <w:rPr>
          <w:rFonts w:ascii="Adobe Thai" w:hAnsi="Adobe Thai" w:cs="Adobe Thai"/>
        </w:rPr>
        <w:t xml:space="preserve"> du bruit diminue lorsque l’écoulement augmente.</w:t>
      </w:r>
    </w:p>
    <w:p w14:paraId="0D7BFAC9" w14:textId="77777777" w:rsidR="00725679" w:rsidRPr="00DE50E0" w:rsidRDefault="00725679" w:rsidP="00E07642">
      <w:pPr>
        <w:spacing w:line="276" w:lineRule="auto"/>
        <w:rPr>
          <w:rFonts w:ascii="Adobe Thai" w:hAnsi="Adobe Thai" w:cs="Adobe Thai"/>
        </w:rPr>
      </w:pPr>
    </w:p>
    <w:p w14:paraId="538BC38F" w14:textId="56CA86C7" w:rsidR="003A0E9C" w:rsidRPr="00DE50E0" w:rsidRDefault="00274A1E" w:rsidP="00E07642">
      <w:pPr>
        <w:pStyle w:val="Titre4"/>
        <w:spacing w:line="276" w:lineRule="auto"/>
        <w:rPr>
          <w:rFonts w:ascii="Adobe Thai" w:hAnsi="Adobe Thai" w:cs="Adobe Thai"/>
        </w:rPr>
      </w:pPr>
      <w:r w:rsidRPr="00DE50E0">
        <w:rPr>
          <w:rFonts w:ascii="Adobe Thai" w:hAnsi="Adobe Thai" w:cs="Adobe Thai"/>
        </w:rPr>
        <w:t>Septum-caps liners</w:t>
      </w:r>
      <w:r w:rsidR="000948FB" w:rsidRPr="00DE50E0">
        <w:rPr>
          <w:rFonts w:ascii="Adobe Thai" w:hAnsi="Adobe Thai" w:cs="Adobe Thai"/>
        </w:rPr>
        <w:t xml:space="preserve"> </w:t>
      </w:r>
    </w:p>
    <w:p w14:paraId="73A44CE4" w14:textId="77777777" w:rsidR="00274A1E" w:rsidRPr="00DE50E0" w:rsidRDefault="00274A1E" w:rsidP="00E07642">
      <w:pPr>
        <w:spacing w:line="276" w:lineRule="auto"/>
        <w:rPr>
          <w:rFonts w:ascii="Adobe Thai" w:hAnsi="Adobe Thai" w:cs="Adobe Thai"/>
        </w:rPr>
      </w:pPr>
    </w:p>
    <w:p w14:paraId="6E99EE94" w14:textId="324DAB1D" w:rsidR="00AA3006" w:rsidRPr="00DE50E0" w:rsidRDefault="00AA3006" w:rsidP="00E07642">
      <w:pPr>
        <w:spacing w:line="276" w:lineRule="auto"/>
        <w:jc w:val="both"/>
        <w:rPr>
          <w:rFonts w:ascii="Adobe Thai" w:hAnsi="Adobe Thai" w:cs="Adobe Thai"/>
        </w:rPr>
      </w:pPr>
      <w:r w:rsidRPr="00DE50E0">
        <w:rPr>
          <w:rFonts w:ascii="Adobe Thai" w:hAnsi="Adobe Thai" w:cs="Adobe Thai"/>
        </w:rPr>
        <w:t xml:space="preserve">Des liners à plusieurs degrés de liberté ont été développés </w:t>
      </w:r>
      <w:r w:rsidR="00274A1E" w:rsidRPr="00DE50E0">
        <w:rPr>
          <w:rFonts w:ascii="Adobe Thai" w:hAnsi="Adobe Thai" w:cs="Adobe Thai"/>
        </w:rPr>
        <w:t xml:space="preserve">en insérant des membranes semi-rigides dans des structures nid-d’abeilles à des profondeurs </w:t>
      </w:r>
      <w:r w:rsidR="0005194D" w:rsidRPr="00DE50E0">
        <w:rPr>
          <w:rFonts w:ascii="Adobe Thai" w:hAnsi="Adobe Thai" w:cs="Adobe Thai"/>
        </w:rPr>
        <w:t xml:space="preserve">et résistivité au flux d’air </w:t>
      </w:r>
      <w:r w:rsidR="00274A1E" w:rsidRPr="00DE50E0">
        <w:rPr>
          <w:rFonts w:ascii="Adobe Thai" w:hAnsi="Adobe Thai" w:cs="Adobe Thai"/>
        </w:rPr>
        <w:t>variables</w:t>
      </w:r>
      <w:r w:rsidR="00274A1E" w:rsidRPr="00DE50E0">
        <w:rPr>
          <w:rStyle w:val="Appeldenotedefin"/>
          <w:rFonts w:ascii="Adobe Thai" w:hAnsi="Adobe Thai" w:cs="Adobe Thai"/>
        </w:rPr>
        <w:endnoteReference w:id="16"/>
      </w:r>
      <w:r w:rsidR="00274A1E" w:rsidRPr="00DE50E0">
        <w:rPr>
          <w:rFonts w:ascii="Adobe Thai" w:hAnsi="Adobe Thai" w:cs="Adobe Thai"/>
        </w:rPr>
        <w:t>. Cette technologie a pour avantage d’augmenter la largeur de la bande des fréquences traitées.</w:t>
      </w:r>
    </w:p>
    <w:p w14:paraId="4621A180" w14:textId="0B16DAF6" w:rsidR="00274A1E" w:rsidRPr="00DE50E0" w:rsidRDefault="006B3541" w:rsidP="00E07642">
      <w:pPr>
        <w:spacing w:line="276" w:lineRule="auto"/>
        <w:rPr>
          <w:rFonts w:ascii="Adobe Thai" w:hAnsi="Adobe Thai" w:cs="Adobe Thai"/>
        </w:rPr>
      </w:pPr>
      <w:r w:rsidRPr="00DE50E0">
        <w:rPr>
          <w:rFonts w:ascii="Adobe Thai" w:hAnsi="Adobe Thai" w:cs="Adobe Thai"/>
          <w:noProof/>
        </w:rPr>
        <w:drawing>
          <wp:anchor distT="0" distB="0" distL="114300" distR="114300" simplePos="0" relativeHeight="251649024" behindDoc="0" locked="0" layoutInCell="1" allowOverlap="1" wp14:anchorId="24BE70CC" wp14:editId="01C2C4CB">
            <wp:simplePos x="0" y="0"/>
            <wp:positionH relativeFrom="column">
              <wp:posOffset>602477</wp:posOffset>
            </wp:positionH>
            <wp:positionV relativeFrom="paragraph">
              <wp:posOffset>278130</wp:posOffset>
            </wp:positionV>
            <wp:extent cx="1160780" cy="1046480"/>
            <wp:effectExtent l="0" t="0" r="1270" b="1270"/>
            <wp:wrapSquare wrapText="bothSides"/>
            <wp:docPr id="1536782671" name="Image 1" descr="Une image contenant cube, Rubik's Cube, Casse-tête mécanique, conceptio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782671" name="Image 1" descr="Une image contenant cube, Rubik's Cube, Casse-tête mécanique, conception&#10;&#10;Description générée automatiquement"/>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160780" cy="1046480"/>
                    </a:xfrm>
                    <a:prstGeom prst="rect">
                      <a:avLst/>
                    </a:prstGeom>
                  </pic:spPr>
                </pic:pic>
              </a:graphicData>
            </a:graphic>
            <wp14:sizeRelH relativeFrom="margin">
              <wp14:pctWidth>0</wp14:pctWidth>
            </wp14:sizeRelH>
            <wp14:sizeRelV relativeFrom="margin">
              <wp14:pctHeight>0</wp14:pctHeight>
            </wp14:sizeRelV>
          </wp:anchor>
        </w:drawing>
      </w:r>
      <w:r w:rsidRPr="00DE50E0">
        <w:rPr>
          <w:rFonts w:ascii="Adobe Thai" w:hAnsi="Adobe Thai" w:cs="Adobe Thai"/>
          <w:noProof/>
        </w:rPr>
        <w:drawing>
          <wp:anchor distT="0" distB="0" distL="114300" distR="114300" simplePos="0" relativeHeight="251645952" behindDoc="0" locked="0" layoutInCell="1" allowOverlap="1" wp14:anchorId="07F63146" wp14:editId="3ADFDAE4">
            <wp:simplePos x="0" y="0"/>
            <wp:positionH relativeFrom="margin">
              <wp:posOffset>2106130</wp:posOffset>
            </wp:positionH>
            <wp:positionV relativeFrom="paragraph">
              <wp:posOffset>82550</wp:posOffset>
            </wp:positionV>
            <wp:extent cx="3200400" cy="1332089"/>
            <wp:effectExtent l="0" t="0" r="0" b="1905"/>
            <wp:wrapSquare wrapText="bothSides"/>
            <wp:docPr id="2112075675" name="Image 1" descr="Une image contenant lign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075675" name="Image 1" descr="Une image contenant ligne&#10;&#10;Description générée automatiquement"/>
                    <pic:cNvPicPr/>
                  </pic:nvPicPr>
                  <pic:blipFill>
                    <a:blip r:embed="rId24">
                      <a:extLst>
                        <a:ext uri="{28A0092B-C50C-407E-A947-70E740481C1C}">
                          <a14:useLocalDpi xmlns:a14="http://schemas.microsoft.com/office/drawing/2010/main" val="0"/>
                        </a:ext>
                      </a:extLst>
                    </a:blip>
                    <a:stretch>
                      <a:fillRect/>
                    </a:stretch>
                  </pic:blipFill>
                  <pic:spPr>
                    <a:xfrm>
                      <a:off x="0" y="0"/>
                      <a:ext cx="3200400" cy="1332089"/>
                    </a:xfrm>
                    <a:prstGeom prst="rect">
                      <a:avLst/>
                    </a:prstGeom>
                  </pic:spPr>
                </pic:pic>
              </a:graphicData>
            </a:graphic>
          </wp:anchor>
        </w:drawing>
      </w:r>
    </w:p>
    <w:p w14:paraId="3343D1A1" w14:textId="24BB8048" w:rsidR="00274A1E" w:rsidRPr="00DE50E0" w:rsidRDefault="00274A1E" w:rsidP="00E07642">
      <w:pPr>
        <w:spacing w:line="276" w:lineRule="auto"/>
        <w:rPr>
          <w:rFonts w:ascii="Adobe Thai" w:hAnsi="Adobe Thai" w:cs="Adobe Thai"/>
          <w:highlight w:val="yellow"/>
        </w:rPr>
      </w:pPr>
    </w:p>
    <w:p w14:paraId="33F70149" w14:textId="77777777" w:rsidR="00274A1E" w:rsidRPr="00DE50E0" w:rsidRDefault="00274A1E" w:rsidP="00E07642">
      <w:pPr>
        <w:spacing w:line="276" w:lineRule="auto"/>
        <w:rPr>
          <w:rFonts w:ascii="Adobe Thai" w:hAnsi="Adobe Thai" w:cs="Adobe Thai"/>
          <w:highlight w:val="yellow"/>
        </w:rPr>
      </w:pPr>
    </w:p>
    <w:p w14:paraId="60AA3A23" w14:textId="77777777" w:rsidR="00274A1E" w:rsidRPr="00DE50E0" w:rsidRDefault="00274A1E" w:rsidP="00E07642">
      <w:pPr>
        <w:spacing w:line="276" w:lineRule="auto"/>
        <w:rPr>
          <w:rFonts w:ascii="Adobe Thai" w:hAnsi="Adobe Thai" w:cs="Adobe Thai"/>
          <w:highlight w:val="yellow"/>
        </w:rPr>
      </w:pPr>
    </w:p>
    <w:p w14:paraId="6941F240" w14:textId="77777777" w:rsidR="00274A1E" w:rsidRPr="00DE50E0" w:rsidRDefault="00274A1E" w:rsidP="00E07642">
      <w:pPr>
        <w:spacing w:line="276" w:lineRule="auto"/>
        <w:jc w:val="center"/>
        <w:rPr>
          <w:rFonts w:ascii="Adobe Thai" w:hAnsi="Adobe Thai" w:cs="Adobe Thai"/>
          <w:i/>
          <w:iCs/>
        </w:rPr>
      </w:pPr>
    </w:p>
    <w:p w14:paraId="2B8B872E" w14:textId="77777777" w:rsidR="0005194D" w:rsidRPr="00DE50E0" w:rsidRDefault="0005194D" w:rsidP="00E07642">
      <w:pPr>
        <w:spacing w:line="276" w:lineRule="auto"/>
        <w:jc w:val="center"/>
        <w:rPr>
          <w:rFonts w:ascii="Adobe Thai" w:hAnsi="Adobe Thai" w:cs="Adobe Thai"/>
          <w:i/>
          <w:iCs/>
        </w:rPr>
      </w:pPr>
    </w:p>
    <w:p w14:paraId="7C6A50F7" w14:textId="357CE5AD" w:rsidR="00274A1E" w:rsidRPr="002766EC" w:rsidRDefault="00274A1E" w:rsidP="00E07642">
      <w:pPr>
        <w:spacing w:line="276" w:lineRule="auto"/>
        <w:jc w:val="center"/>
        <w:rPr>
          <w:rStyle w:val="Accentuationlgre"/>
          <w:rFonts w:ascii="Adobe Thai" w:hAnsi="Adobe Thai" w:cs="Adobe Thai"/>
          <w:color w:val="auto"/>
        </w:rPr>
      </w:pPr>
      <w:r w:rsidRPr="002766EC">
        <w:rPr>
          <w:rStyle w:val="Accentuationlgre"/>
          <w:rFonts w:ascii="Adobe Thai" w:hAnsi="Adobe Thai" w:cs="Adobe Thai"/>
          <w:color w:val="auto"/>
        </w:rPr>
        <w:t>Figure</w:t>
      </w:r>
      <w:r w:rsidR="005F2EE3" w:rsidRPr="002766EC">
        <w:rPr>
          <w:rStyle w:val="Accentuationlgre"/>
          <w:rFonts w:ascii="Adobe Thai" w:hAnsi="Adobe Thai" w:cs="Adobe Thai"/>
          <w:color w:val="auto"/>
        </w:rPr>
        <w:t xml:space="preserve"> 11</w:t>
      </w:r>
      <w:r w:rsidRPr="002766EC">
        <w:rPr>
          <w:rStyle w:val="Accentuationlgre"/>
          <w:rFonts w:ascii="Adobe Thai" w:hAnsi="Adobe Thai" w:cs="Adobe Thai"/>
          <w:color w:val="auto"/>
        </w:rPr>
        <w:t> : Membranes (22A,22B) placées à des profondeurs variables dans les cavités cylindriques (12A) (</w:t>
      </w:r>
      <w:commentRangeStart w:id="198"/>
      <w:proofErr w:type="spellStart"/>
      <w:r w:rsidRPr="002766EC">
        <w:rPr>
          <w:rStyle w:val="Accentuationlgre"/>
          <w:rFonts w:ascii="Adobe Thai" w:hAnsi="Adobe Thai" w:cs="Adobe Thai"/>
          <w:color w:val="auto"/>
        </w:rPr>
        <w:t>reférence</w:t>
      </w:r>
      <w:proofErr w:type="spellEnd"/>
      <w:r w:rsidRPr="002766EC">
        <w:rPr>
          <w:rStyle w:val="Accentuationlgre"/>
          <w:rFonts w:ascii="Adobe Thai" w:hAnsi="Adobe Thai" w:cs="Adobe Thai"/>
          <w:color w:val="auto"/>
        </w:rPr>
        <w:t xml:space="preserve"> </w:t>
      </w:r>
      <w:r w:rsidR="005F2EE3" w:rsidRPr="002766EC">
        <w:rPr>
          <w:rStyle w:val="Accentuationlgre"/>
          <w:rFonts w:ascii="Adobe Thai" w:hAnsi="Adobe Thai" w:cs="Adobe Thai"/>
          <w:color w:val="auto"/>
        </w:rPr>
        <w:t>17</w:t>
      </w:r>
      <w:commentRangeEnd w:id="198"/>
      <w:r w:rsidR="00220252">
        <w:rPr>
          <w:rStyle w:val="Marquedecommentaire"/>
        </w:rPr>
        <w:commentReference w:id="198"/>
      </w:r>
      <w:r w:rsidRPr="002766EC">
        <w:rPr>
          <w:rStyle w:val="Accentuationlgre"/>
          <w:rFonts w:ascii="Adobe Thai" w:hAnsi="Adobe Thai" w:cs="Adobe Thai"/>
          <w:color w:val="auto"/>
        </w:rPr>
        <w:t>)</w:t>
      </w:r>
    </w:p>
    <w:p w14:paraId="7E606D18" w14:textId="64AE0E8D" w:rsidR="00935A64" w:rsidRPr="00DE50E0" w:rsidRDefault="00935A64" w:rsidP="00E07642">
      <w:pPr>
        <w:spacing w:line="276" w:lineRule="auto"/>
        <w:jc w:val="both"/>
        <w:rPr>
          <w:rFonts w:ascii="Adobe Thai" w:hAnsi="Adobe Thai" w:cs="Adobe Thai"/>
        </w:rPr>
      </w:pPr>
      <w:commentRangeStart w:id="199"/>
      <w:r w:rsidRPr="00DE50E0">
        <w:rPr>
          <w:rFonts w:ascii="Adobe Thai" w:hAnsi="Adobe Thai" w:cs="Adobe Thai"/>
        </w:rPr>
        <w:t xml:space="preserve">Dans une étude expérimentale, </w:t>
      </w:r>
      <w:r w:rsidRPr="00910654">
        <w:rPr>
          <w:rFonts w:ascii="Adobe Thai" w:hAnsi="Adobe Thai" w:cs="Adobe Thai"/>
          <w:highlight w:val="cyan"/>
          <w:rPrChange w:id="200" w:author="Lopez, Maël" w:date="2023-12-22T08:10:00Z">
            <w:rPr>
              <w:rFonts w:ascii="Adobe Thai" w:hAnsi="Adobe Thai" w:cs="Adobe Thai"/>
            </w:rPr>
          </w:rPrChange>
        </w:rPr>
        <w:t>Jones</w:t>
      </w:r>
      <w:r w:rsidRPr="00DE50E0">
        <w:rPr>
          <w:rFonts w:ascii="Adobe Thai" w:hAnsi="Adobe Thai" w:cs="Adobe Thai"/>
        </w:rPr>
        <w:t xml:space="preserve"> évalue le comportement acoustique de ce type de solutions en incidence normale et rasante</w:t>
      </w:r>
      <w:r w:rsidRPr="00DE50E0">
        <w:rPr>
          <w:rStyle w:val="Appeldenotedefin"/>
          <w:rFonts w:ascii="Adobe Thai" w:hAnsi="Adobe Thai" w:cs="Adobe Thai"/>
        </w:rPr>
        <w:endnoteReference w:id="17"/>
      </w:r>
      <w:r w:rsidR="000948FB" w:rsidRPr="00DE50E0">
        <w:rPr>
          <w:rFonts w:ascii="Adobe Thai" w:hAnsi="Adobe Thai" w:cs="Adobe Thai"/>
        </w:rPr>
        <w:t xml:space="preserve"> et compare des configurations dont chaque cavité est identique avec d’autres configurations ayant différentes sortes de cavités. Pour ce type de solution, la présence de panneaux perforés en surface ne modifie pas les propriétés acoustiques.</w:t>
      </w:r>
      <w:commentRangeEnd w:id="199"/>
      <w:r w:rsidR="00910654">
        <w:rPr>
          <w:rStyle w:val="Marquedecommentaire"/>
        </w:rPr>
        <w:commentReference w:id="199"/>
      </w:r>
    </w:p>
    <w:p w14:paraId="2B9ECD8A" w14:textId="62983BAF" w:rsidR="000948FB" w:rsidRPr="00DE50E0" w:rsidRDefault="000948FB" w:rsidP="00E07642">
      <w:pPr>
        <w:spacing w:line="276" w:lineRule="auto"/>
        <w:jc w:val="center"/>
        <w:rPr>
          <w:rFonts w:ascii="Adobe Thai" w:hAnsi="Adobe Thai" w:cs="Adobe Thai"/>
        </w:rPr>
      </w:pPr>
    </w:p>
    <w:p w14:paraId="448D52A0" w14:textId="77777777" w:rsidR="00274A1E" w:rsidRPr="00DE50E0" w:rsidRDefault="00274A1E" w:rsidP="00E07642">
      <w:pPr>
        <w:spacing w:line="276" w:lineRule="auto"/>
        <w:rPr>
          <w:rFonts w:ascii="Adobe Thai" w:hAnsi="Adobe Thai" w:cs="Adobe Thai"/>
          <w:highlight w:val="yellow"/>
        </w:rPr>
      </w:pPr>
    </w:p>
    <w:p w14:paraId="61768F97" w14:textId="77777777" w:rsidR="006B3541" w:rsidRPr="00DE50E0" w:rsidRDefault="006B3541" w:rsidP="00E07642">
      <w:pPr>
        <w:spacing w:line="276" w:lineRule="auto"/>
        <w:rPr>
          <w:rFonts w:ascii="Adobe Thai" w:hAnsi="Adobe Thai" w:cs="Adobe Thai"/>
          <w:highlight w:val="yellow"/>
        </w:rPr>
      </w:pPr>
    </w:p>
    <w:p w14:paraId="1C078F57" w14:textId="443C911F" w:rsidR="000948FB" w:rsidRPr="00DE50E0" w:rsidRDefault="000948FB" w:rsidP="00E07642">
      <w:pPr>
        <w:spacing w:line="276" w:lineRule="auto"/>
        <w:rPr>
          <w:rFonts w:ascii="Adobe Thai" w:hAnsi="Adobe Thai" w:cs="Adobe Thai"/>
          <w:highlight w:val="yellow"/>
        </w:rPr>
      </w:pPr>
      <w:r w:rsidRPr="00DE50E0">
        <w:rPr>
          <w:rFonts w:ascii="Adobe Thai" w:hAnsi="Adobe Thai" w:cs="Adobe Thai"/>
          <w:highlight w:val="yellow"/>
        </w:rPr>
        <w:t xml:space="preserve">  </w:t>
      </w:r>
    </w:p>
    <w:p w14:paraId="10977DA9" w14:textId="77777777" w:rsidR="000948FB" w:rsidRPr="00DE50E0" w:rsidRDefault="000948FB" w:rsidP="00E07642">
      <w:pPr>
        <w:spacing w:line="276" w:lineRule="auto"/>
        <w:rPr>
          <w:rFonts w:ascii="Adobe Thai" w:hAnsi="Adobe Thai" w:cs="Adobe Thai"/>
          <w:highlight w:val="yellow"/>
        </w:rPr>
      </w:pPr>
    </w:p>
    <w:p w14:paraId="4066F54D" w14:textId="77777777" w:rsidR="000948FB" w:rsidRPr="00DE50E0" w:rsidRDefault="000948FB" w:rsidP="00E07642">
      <w:pPr>
        <w:spacing w:line="276" w:lineRule="auto"/>
        <w:rPr>
          <w:rFonts w:ascii="Adobe Thai" w:hAnsi="Adobe Thai" w:cs="Adobe Thai"/>
          <w:highlight w:val="yellow"/>
        </w:rPr>
      </w:pPr>
    </w:p>
    <w:p w14:paraId="70DE8C51" w14:textId="77777777" w:rsidR="000948FB" w:rsidRPr="00DE50E0" w:rsidRDefault="000948FB" w:rsidP="00E07642">
      <w:pPr>
        <w:spacing w:line="276" w:lineRule="auto"/>
        <w:rPr>
          <w:rFonts w:ascii="Adobe Thai" w:hAnsi="Adobe Thai" w:cs="Adobe Thai"/>
          <w:highlight w:val="yellow"/>
        </w:rPr>
      </w:pPr>
    </w:p>
    <w:p w14:paraId="63B78B40" w14:textId="77777777" w:rsidR="006B3541" w:rsidRPr="00DE50E0" w:rsidRDefault="006B3541" w:rsidP="00E07642">
      <w:pPr>
        <w:spacing w:line="276" w:lineRule="auto"/>
        <w:rPr>
          <w:rFonts w:ascii="Adobe Thai" w:hAnsi="Adobe Thai" w:cs="Adobe Thai"/>
        </w:rPr>
      </w:pPr>
    </w:p>
    <w:p w14:paraId="4CAC4681" w14:textId="77777777" w:rsidR="006B3541" w:rsidRPr="00DE50E0" w:rsidRDefault="006B3541" w:rsidP="00E07642">
      <w:pPr>
        <w:spacing w:line="276" w:lineRule="auto"/>
        <w:rPr>
          <w:rFonts w:ascii="Adobe Thai" w:hAnsi="Adobe Thai" w:cs="Adobe Thai"/>
        </w:rPr>
      </w:pPr>
    </w:p>
    <w:p w14:paraId="06963F8A" w14:textId="77777777" w:rsidR="00DE50E0" w:rsidRDefault="00DE50E0">
      <w:pPr>
        <w:rPr>
          <w:rFonts w:ascii="Adobe Thai" w:eastAsiaTheme="majorEastAsia" w:hAnsi="Adobe Thai" w:cs="Adobe Thai"/>
          <w:color w:val="1F3763" w:themeColor="accent1" w:themeShade="7F"/>
          <w:sz w:val="24"/>
          <w:szCs w:val="24"/>
        </w:rPr>
      </w:pPr>
      <w:bookmarkStart w:id="207" w:name="_Toc153965119"/>
      <w:r>
        <w:rPr>
          <w:rFonts w:ascii="Adobe Thai" w:hAnsi="Adobe Thai" w:cs="Adobe Thai"/>
        </w:rPr>
        <w:br w:type="page"/>
      </w:r>
    </w:p>
    <w:p w14:paraId="120A3F70" w14:textId="5E01D005" w:rsidR="003A0E9C" w:rsidRPr="00DE50E0" w:rsidRDefault="00F11A9E" w:rsidP="00E07642">
      <w:pPr>
        <w:pStyle w:val="Titre3"/>
        <w:spacing w:line="276" w:lineRule="auto"/>
        <w:rPr>
          <w:rFonts w:ascii="Adobe Thai" w:hAnsi="Adobe Thai" w:cs="Adobe Thai"/>
        </w:rPr>
      </w:pPr>
      <w:r w:rsidRPr="00DE50E0">
        <w:rPr>
          <w:rFonts w:ascii="Adobe Thai" w:hAnsi="Adobe Thai" w:cs="Adobe Thai"/>
        </w:rPr>
        <w:lastRenderedPageBreak/>
        <w:t>Perspectives et limites de la transposition des solutions pour les rotors carénés</w:t>
      </w:r>
      <w:bookmarkEnd w:id="207"/>
    </w:p>
    <w:p w14:paraId="071B089E" w14:textId="77777777" w:rsidR="00F517E6" w:rsidRPr="00DE50E0" w:rsidRDefault="00F517E6" w:rsidP="00E07642">
      <w:pPr>
        <w:spacing w:line="276" w:lineRule="auto"/>
        <w:rPr>
          <w:rFonts w:ascii="Adobe Thai" w:hAnsi="Adobe Thai" w:cs="Adobe Thai"/>
        </w:rPr>
      </w:pPr>
    </w:p>
    <w:p w14:paraId="0A3C1FC4" w14:textId="32A15603" w:rsidR="001E285E" w:rsidRPr="00DE50E0" w:rsidRDefault="00F517E6" w:rsidP="00E07642">
      <w:pPr>
        <w:pStyle w:val="Titre4"/>
        <w:spacing w:line="276" w:lineRule="auto"/>
        <w:rPr>
          <w:rFonts w:ascii="Adobe Thai" w:hAnsi="Adobe Thai" w:cs="Adobe Thai"/>
        </w:rPr>
      </w:pPr>
      <w:r w:rsidRPr="00DE50E0">
        <w:rPr>
          <w:rFonts w:ascii="Adobe Thai" w:hAnsi="Adobe Thai" w:cs="Adobe Thai"/>
        </w:rPr>
        <w:t>Autres solutions innovantes</w:t>
      </w:r>
      <w:r w:rsidR="0009202C" w:rsidRPr="00DE50E0">
        <w:rPr>
          <w:rFonts w:ascii="Adobe Thai" w:hAnsi="Adobe Thai" w:cs="Adobe Thai"/>
        </w:rPr>
        <w:t xml:space="preserve"> </w:t>
      </w:r>
    </w:p>
    <w:p w14:paraId="698BD980" w14:textId="77777777" w:rsidR="003A0E9C" w:rsidRPr="00DE50E0" w:rsidRDefault="003A0E9C" w:rsidP="00E07642">
      <w:pPr>
        <w:spacing w:line="276" w:lineRule="auto"/>
        <w:rPr>
          <w:rFonts w:ascii="Adobe Thai" w:hAnsi="Adobe Thai" w:cs="Adobe Thai"/>
        </w:rPr>
      </w:pPr>
    </w:p>
    <w:p w14:paraId="3E2B2A8B" w14:textId="5E326716" w:rsidR="003A0E9C" w:rsidRPr="00DE50E0" w:rsidRDefault="003A0E9C" w:rsidP="00E07642">
      <w:pPr>
        <w:spacing w:line="276" w:lineRule="auto"/>
        <w:jc w:val="both"/>
        <w:rPr>
          <w:rFonts w:ascii="Adobe Thai" w:hAnsi="Adobe Thai" w:cs="Adobe Thai"/>
        </w:rPr>
      </w:pPr>
      <w:r w:rsidRPr="00DE50E0">
        <w:rPr>
          <w:rFonts w:ascii="Adobe Thai" w:hAnsi="Adobe Thai" w:cs="Adobe Thai"/>
        </w:rPr>
        <w:t>Dans leur revue de littérature</w:t>
      </w:r>
      <w:r w:rsidRPr="00DE50E0">
        <w:rPr>
          <w:rStyle w:val="Appeldenotedefin"/>
          <w:rFonts w:ascii="Adobe Thai" w:hAnsi="Adobe Thai" w:cs="Adobe Thai"/>
        </w:rPr>
        <w:endnoteReference w:id="18"/>
      </w:r>
      <w:r w:rsidRPr="00DE50E0">
        <w:rPr>
          <w:rFonts w:ascii="Adobe Thai" w:hAnsi="Adobe Thai" w:cs="Adobe Thai"/>
        </w:rPr>
        <w:t>, Xu et Qiang évoquent d’autres types de liners encore plus expérimentaux. Des liners hybrides combinent les propriétés de réactions localisées avec des cavités à  parois rigides et de plaques microperforées et celles de matériaux poreux avec leurs perforations latérales qui permettent la circulation du fluide dans la direction axiale à l’intérieur du liner. Des propriétés intéressantes à hautes fréquences ont été mises en évidence, bien qu’aucun modèle analytique n’ait été proposé pour l’instant.</w:t>
      </w:r>
    </w:p>
    <w:p w14:paraId="34906800" w14:textId="38B88E25" w:rsidR="00F56198" w:rsidRDefault="00F56198" w:rsidP="00E07642">
      <w:pPr>
        <w:spacing w:line="276" w:lineRule="auto"/>
        <w:jc w:val="both"/>
        <w:rPr>
          <w:rFonts w:ascii="Adobe Thai" w:hAnsi="Adobe Thai" w:cs="Adobe Thai"/>
        </w:rPr>
      </w:pPr>
      <w:commentRangeStart w:id="212"/>
      <w:r w:rsidRPr="00DE50E0">
        <w:rPr>
          <w:rFonts w:ascii="Adobe Thai" w:hAnsi="Adobe Thai" w:cs="Adobe Thai"/>
        </w:rPr>
        <w:t>Une solution innovante incluant le contrôle actif du volume des résonateurs par un système auto-asservi impliquant des cellules piézoélectriques est présentée</w:t>
      </w:r>
      <w:commentRangeEnd w:id="212"/>
      <w:r w:rsidR="007D29EB">
        <w:rPr>
          <w:rStyle w:val="Marquedecommentaire"/>
        </w:rPr>
        <w:commentReference w:id="212"/>
      </w:r>
      <w:r w:rsidRPr="00DE50E0">
        <w:rPr>
          <w:rFonts w:ascii="Adobe Thai" w:hAnsi="Adobe Thai" w:cs="Adobe Thai"/>
        </w:rPr>
        <w:t xml:space="preserve">. Un </w:t>
      </w:r>
      <w:commentRangeStart w:id="213"/>
      <w:commentRangeStart w:id="214"/>
      <w:r w:rsidRPr="00DE50E0">
        <w:rPr>
          <w:rFonts w:ascii="Adobe Thai" w:hAnsi="Adobe Thai" w:cs="Adobe Thai"/>
        </w:rPr>
        <w:t>modèle électroacoustique du système à partir d’une méthode aux constantes localisées fournit une bonne adéquation de la théorie avec les résultats expérimentaux.</w:t>
      </w:r>
      <w:commentRangeEnd w:id="213"/>
      <w:r w:rsidR="007D29EB">
        <w:rPr>
          <w:rStyle w:val="Marquedecommentaire"/>
        </w:rPr>
        <w:commentReference w:id="213"/>
      </w:r>
      <w:commentRangeEnd w:id="214"/>
      <w:r w:rsidR="00C10FC6">
        <w:rPr>
          <w:rStyle w:val="Marquedecommentaire"/>
        </w:rPr>
        <w:commentReference w:id="214"/>
      </w:r>
    </w:p>
    <w:p w14:paraId="04431AFA" w14:textId="77777777" w:rsidR="002766EC" w:rsidRPr="00DE50E0" w:rsidRDefault="002766EC" w:rsidP="00E07642">
      <w:pPr>
        <w:spacing w:line="276" w:lineRule="auto"/>
        <w:jc w:val="both"/>
        <w:rPr>
          <w:rFonts w:ascii="Adobe Thai" w:hAnsi="Adobe Thai" w:cs="Adobe Thai"/>
        </w:rPr>
      </w:pPr>
    </w:p>
    <w:p w14:paraId="4CD7B684" w14:textId="4D103DF1" w:rsidR="00264E1D" w:rsidRDefault="00F11A9E" w:rsidP="00DE50E0">
      <w:pPr>
        <w:pStyle w:val="Titre4"/>
        <w:spacing w:line="276" w:lineRule="auto"/>
        <w:rPr>
          <w:rFonts w:ascii="Adobe Thai" w:hAnsi="Adobe Thai" w:cs="Adobe Thai"/>
        </w:rPr>
      </w:pPr>
      <w:r w:rsidRPr="00DE50E0">
        <w:rPr>
          <w:rFonts w:ascii="Adobe Thai" w:hAnsi="Adobe Thai" w:cs="Adobe Thai"/>
        </w:rPr>
        <w:t xml:space="preserve">Discussion </w:t>
      </w:r>
    </w:p>
    <w:p w14:paraId="402AC717" w14:textId="77777777" w:rsidR="00DE50E0" w:rsidRPr="00DE50E0" w:rsidRDefault="00DE50E0" w:rsidP="00DE50E0"/>
    <w:p w14:paraId="054B5CB3" w14:textId="640457A9" w:rsidR="0009202C" w:rsidRPr="00DE50E0" w:rsidRDefault="0009202C" w:rsidP="00E07642">
      <w:pPr>
        <w:spacing w:line="276" w:lineRule="auto"/>
        <w:jc w:val="both"/>
        <w:rPr>
          <w:rFonts w:ascii="Adobe Thai" w:hAnsi="Adobe Thai" w:cs="Adobe Thai"/>
        </w:rPr>
      </w:pPr>
      <w:r w:rsidRPr="00DE50E0">
        <w:rPr>
          <w:rFonts w:ascii="Adobe Thai" w:hAnsi="Adobe Thai" w:cs="Adobe Thai"/>
        </w:rPr>
        <w:t xml:space="preserve">Les solutions présentées permettent toutes de traiter partiellement le problème du bruit généré par les rotors. </w:t>
      </w:r>
      <w:r w:rsidRPr="007D29EB">
        <w:rPr>
          <w:rFonts w:ascii="Adobe Thai" w:hAnsi="Adobe Thai" w:cs="Adobe Thai"/>
          <w:highlight w:val="cyan"/>
          <w:rPrChange w:id="215" w:author="Lopez, Maël" w:date="2023-12-22T08:19:00Z">
            <w:rPr>
              <w:rFonts w:ascii="Adobe Thai" w:hAnsi="Adobe Thai" w:cs="Adobe Thai"/>
            </w:rPr>
          </w:rPrChange>
        </w:rPr>
        <w:t>On</w:t>
      </w:r>
      <w:r w:rsidRPr="00DE50E0">
        <w:rPr>
          <w:rFonts w:ascii="Adobe Thai" w:hAnsi="Adobe Thai" w:cs="Adobe Thai"/>
        </w:rPr>
        <w:t xml:space="preserve"> a vu que certaines de ces solutions sont déjà utilisées dans l’aviation et ont permis ces dernières décennies la diminution constante des émissions sonores des avions. Par ailleurs, </w:t>
      </w:r>
      <w:r w:rsidRPr="007D29EB">
        <w:rPr>
          <w:rFonts w:ascii="Adobe Thai" w:hAnsi="Adobe Thai" w:cs="Adobe Thai"/>
          <w:highlight w:val="cyan"/>
          <w:rPrChange w:id="216" w:author="Lopez, Maël" w:date="2023-12-22T08:19:00Z">
            <w:rPr>
              <w:rFonts w:ascii="Adobe Thai" w:hAnsi="Adobe Thai" w:cs="Adobe Thai"/>
            </w:rPr>
          </w:rPrChange>
        </w:rPr>
        <w:t>on</w:t>
      </w:r>
      <w:r w:rsidRPr="00DE50E0">
        <w:rPr>
          <w:rFonts w:ascii="Adobe Thai" w:hAnsi="Adobe Thai" w:cs="Adobe Thai"/>
        </w:rPr>
        <w:t xml:space="preserve"> retrouve </w:t>
      </w:r>
      <w:commentRangeStart w:id="217"/>
      <w:r w:rsidRPr="00DE50E0">
        <w:rPr>
          <w:rFonts w:ascii="Adobe Thai" w:hAnsi="Adobe Thai" w:cs="Adobe Thai"/>
        </w:rPr>
        <w:t xml:space="preserve">également </w:t>
      </w:r>
      <w:r w:rsidR="00227871" w:rsidRPr="00DE50E0">
        <w:rPr>
          <w:rFonts w:ascii="Adobe Thai" w:hAnsi="Adobe Thai" w:cs="Adobe Thai"/>
        </w:rPr>
        <w:t>ce genre de solutions dans d’autres industries, notamment dans les systèmes de ventilation.</w:t>
      </w:r>
    </w:p>
    <w:p w14:paraId="06D31369" w14:textId="3535B425" w:rsidR="00227871" w:rsidRPr="00DE50E0" w:rsidRDefault="00227871" w:rsidP="00E07642">
      <w:pPr>
        <w:spacing w:line="276" w:lineRule="auto"/>
        <w:jc w:val="both"/>
        <w:rPr>
          <w:rFonts w:ascii="Adobe Thai" w:hAnsi="Adobe Thai" w:cs="Adobe Thai"/>
        </w:rPr>
      </w:pPr>
      <w:r w:rsidRPr="00DE50E0">
        <w:rPr>
          <w:rFonts w:ascii="Adobe Thai" w:hAnsi="Adobe Thai" w:cs="Adobe Thai"/>
        </w:rPr>
        <w:t xml:space="preserve">Cela dit, toutes ces solutions montrent des limitations physiques qui s’opposent à leur optimisation indéfinie. On a vu que pour les résonateurs de Helmholtz </w:t>
      </w:r>
      <w:commentRangeEnd w:id="217"/>
      <w:r w:rsidR="007D29EB">
        <w:rPr>
          <w:rStyle w:val="Marquedecommentaire"/>
        </w:rPr>
        <w:commentReference w:id="217"/>
      </w:r>
      <w:r w:rsidRPr="00DE50E0">
        <w:rPr>
          <w:rFonts w:ascii="Adobe Thai" w:hAnsi="Adobe Thai" w:cs="Adobe Thai"/>
        </w:rPr>
        <w:t xml:space="preserve">le volume disponible exerçait une influence directe sur la fréquence de résonance, de même que la section du col.  Ainsi, plus le col est étroit, plus </w:t>
      </w:r>
      <w:r w:rsidR="004A4FCD" w:rsidRPr="00DE50E0">
        <w:rPr>
          <w:rFonts w:ascii="Adobe Thai" w:hAnsi="Adobe Thai" w:cs="Adobe Thai"/>
        </w:rPr>
        <w:t>le résonateur fonctionne à basses fréquences, mais moins le dispositif permet la dissipation de l’énergie, car la surface de friction est réduite</w:t>
      </w:r>
      <w:r w:rsidR="00F11A9E" w:rsidRPr="00DE50E0">
        <w:rPr>
          <w:rFonts w:ascii="Adobe Thai" w:hAnsi="Adobe Thai" w:cs="Adobe Thai"/>
        </w:rPr>
        <w:t>.</w:t>
      </w:r>
      <w:r w:rsidR="004A4FCD" w:rsidRPr="00DE50E0">
        <w:rPr>
          <w:rFonts w:ascii="Adobe Thai" w:hAnsi="Adobe Thai" w:cs="Adobe Thai"/>
        </w:rPr>
        <w:t xml:space="preserve"> </w:t>
      </w:r>
    </w:p>
    <w:p w14:paraId="6855E8D6" w14:textId="5C6F4EB0" w:rsidR="00F11A9E" w:rsidRPr="00DE50E0" w:rsidRDefault="00F11A9E" w:rsidP="00E07642">
      <w:pPr>
        <w:spacing w:line="276" w:lineRule="auto"/>
        <w:jc w:val="both"/>
        <w:rPr>
          <w:rFonts w:ascii="Adobe Thai" w:hAnsi="Adobe Thai" w:cs="Adobe Thai"/>
        </w:rPr>
      </w:pPr>
      <w:r w:rsidRPr="00DE50E0">
        <w:rPr>
          <w:rFonts w:ascii="Adobe Thai" w:hAnsi="Adobe Thai" w:cs="Adobe Thai"/>
        </w:rPr>
        <w:t>En outre,</w:t>
      </w:r>
      <w:r w:rsidR="004A4FCD" w:rsidRPr="00DE50E0">
        <w:rPr>
          <w:rFonts w:ascii="Adobe Thai" w:hAnsi="Adobe Thai" w:cs="Adobe Thai"/>
        </w:rPr>
        <w:t xml:space="preserve"> les solutions proposées fonctionnent dans le cas des nacelles d’avions, car les conduit</w:t>
      </w:r>
      <w:del w:id="218" w:author="Dupont, Thomas" w:date="2024-01-05T16:26:00Z">
        <w:r w:rsidR="004A4FCD" w:rsidRPr="00DE50E0" w:rsidDel="00C10FC6">
          <w:rPr>
            <w:rFonts w:ascii="Adobe Thai" w:hAnsi="Adobe Thai" w:cs="Adobe Thai"/>
          </w:rPr>
          <w:delText>e</w:delText>
        </w:r>
      </w:del>
      <w:r w:rsidR="004A4FCD" w:rsidRPr="00DE50E0">
        <w:rPr>
          <w:rFonts w:ascii="Adobe Thai" w:hAnsi="Adobe Thai" w:cs="Adobe Thai"/>
        </w:rPr>
        <w:t>s considéré</w:t>
      </w:r>
      <w:del w:id="219" w:author="Dupont, Thomas" w:date="2024-01-05T16:27:00Z">
        <w:r w:rsidR="004A4FCD" w:rsidRPr="00DE50E0" w:rsidDel="00C10FC6">
          <w:rPr>
            <w:rFonts w:ascii="Adobe Thai" w:hAnsi="Adobe Thai" w:cs="Adobe Thai"/>
          </w:rPr>
          <w:delText>e</w:delText>
        </w:r>
      </w:del>
      <w:r w:rsidR="004A4FCD" w:rsidRPr="00DE50E0">
        <w:rPr>
          <w:rFonts w:ascii="Adobe Thai" w:hAnsi="Adobe Thai" w:cs="Adobe Thai"/>
        </w:rPr>
        <w:t xml:space="preserve">s sont longues devant leur diamètre, ce qui permet de considérer la propagation axiale des ondes sonores. </w:t>
      </w:r>
      <w:r w:rsidR="007C64E2" w:rsidRPr="00DE50E0">
        <w:rPr>
          <w:rFonts w:ascii="Adobe Thai" w:hAnsi="Adobe Thai" w:cs="Adobe Thai"/>
        </w:rPr>
        <w:t>Cette propriété géométrique</w:t>
      </w:r>
      <w:r w:rsidR="004A4FCD" w:rsidRPr="00DE50E0">
        <w:rPr>
          <w:rFonts w:ascii="Adobe Thai" w:hAnsi="Adobe Thai" w:cs="Adobe Thai"/>
        </w:rPr>
        <w:t xml:space="preserve"> n’est plus vérifiée dans le cadre d’un rotor caréné de type Fenestron.</w:t>
      </w:r>
      <w:r w:rsidR="007C64E2" w:rsidRPr="00DE50E0">
        <w:rPr>
          <w:rFonts w:ascii="Adobe Thai" w:hAnsi="Adobe Thai" w:cs="Adobe Thai"/>
        </w:rPr>
        <w:t xml:space="preserve"> </w:t>
      </w:r>
      <w:r w:rsidRPr="00DE50E0">
        <w:rPr>
          <w:rFonts w:ascii="Adobe Thai" w:hAnsi="Adobe Thai" w:cs="Adobe Thai"/>
        </w:rPr>
        <w:t xml:space="preserve">Dans son modèle de source, </w:t>
      </w:r>
      <w:proofErr w:type="spellStart"/>
      <w:r w:rsidRPr="00DE50E0">
        <w:rPr>
          <w:rFonts w:ascii="Adobe Thai" w:hAnsi="Adobe Thai" w:cs="Adobe Thai"/>
        </w:rPr>
        <w:t>Tomko</w:t>
      </w:r>
      <w:proofErr w:type="spellEnd"/>
      <w:r w:rsidRPr="00DE50E0">
        <w:rPr>
          <w:rStyle w:val="Appeldenotedefin"/>
          <w:rFonts w:ascii="Adobe Thai" w:hAnsi="Adobe Thai" w:cs="Adobe Thai"/>
        </w:rPr>
        <w:endnoteReference w:id="19"/>
      </w:r>
      <w:r w:rsidRPr="00DE50E0">
        <w:rPr>
          <w:rFonts w:ascii="Adobe Thai" w:hAnsi="Adobe Thai" w:cs="Adobe Thai"/>
        </w:rPr>
        <w:t xml:space="preserve"> prend en compte la longueur finie du tube et les effets de bords potentiels pour formuler la fonction transfert associée à la propagation des ondes.</w:t>
      </w:r>
    </w:p>
    <w:p w14:paraId="0FFC37AB" w14:textId="684CC3A9" w:rsidR="004A4FCD" w:rsidRPr="00DE50E0" w:rsidRDefault="009800AA" w:rsidP="00E07642">
      <w:pPr>
        <w:spacing w:line="276" w:lineRule="auto"/>
        <w:jc w:val="both"/>
        <w:rPr>
          <w:rFonts w:ascii="Adobe Thai" w:hAnsi="Adobe Thai" w:cs="Adobe Thai"/>
        </w:rPr>
      </w:pPr>
      <w:r w:rsidRPr="007D29EB">
        <w:rPr>
          <w:rFonts w:ascii="Adobe Thai" w:hAnsi="Adobe Thai" w:cs="Adobe Thai"/>
          <w:highlight w:val="cyan"/>
          <w:rPrChange w:id="227" w:author="Lopez, Maël" w:date="2023-12-22T08:21:00Z">
            <w:rPr>
              <w:rFonts w:ascii="Adobe Thai" w:hAnsi="Adobe Thai" w:cs="Adobe Thai"/>
            </w:rPr>
          </w:rPrChange>
        </w:rPr>
        <w:t>On</w:t>
      </w:r>
      <w:r w:rsidRPr="00DE50E0">
        <w:rPr>
          <w:rFonts w:ascii="Adobe Thai" w:hAnsi="Adobe Thai" w:cs="Adobe Thai"/>
        </w:rPr>
        <w:t xml:space="preserve"> note en particulier que les traitements sont généralement situés soit en amont, soit en aval du rotor dans les réacteurs d’avion. Pour une meilleure compréhension des traitements OTR (over-the-rotor)</w:t>
      </w:r>
      <w:r w:rsidR="00F11A9E" w:rsidRPr="00DE50E0">
        <w:rPr>
          <w:rFonts w:ascii="Adobe Thai" w:hAnsi="Adobe Thai" w:cs="Adobe Thai"/>
        </w:rPr>
        <w:t>,</w:t>
      </w:r>
      <w:r w:rsidRPr="00DE50E0">
        <w:rPr>
          <w:rFonts w:ascii="Adobe Thai" w:hAnsi="Adobe Thai" w:cs="Adobe Thai"/>
        </w:rPr>
        <w:t xml:space="preserve"> </w:t>
      </w:r>
      <w:proofErr w:type="spellStart"/>
      <w:r w:rsidRPr="00DE50E0">
        <w:rPr>
          <w:rFonts w:ascii="Adobe Thai" w:hAnsi="Adobe Thai" w:cs="Adobe Thai"/>
        </w:rPr>
        <w:t>Palleja</w:t>
      </w:r>
      <w:proofErr w:type="spellEnd"/>
      <w:r w:rsidRPr="00DE50E0">
        <w:rPr>
          <w:rFonts w:ascii="Adobe Thai" w:hAnsi="Adobe Thai" w:cs="Adobe Thai"/>
        </w:rPr>
        <w:t>-Cabre</w:t>
      </w:r>
      <w:r w:rsidRPr="00DE50E0">
        <w:rPr>
          <w:rStyle w:val="Appeldenotedefin"/>
          <w:rFonts w:ascii="Adobe Thai" w:hAnsi="Adobe Thai" w:cs="Adobe Thai"/>
        </w:rPr>
        <w:endnoteReference w:id="20"/>
      </w:r>
      <w:r w:rsidRPr="00DE50E0">
        <w:rPr>
          <w:rFonts w:ascii="Adobe Thai" w:hAnsi="Adobe Thai" w:cs="Adobe Thai"/>
        </w:rPr>
        <w:t xml:space="preserve"> </w:t>
      </w:r>
      <w:commentRangeStart w:id="234"/>
      <w:r w:rsidRPr="00DE50E0">
        <w:rPr>
          <w:rFonts w:ascii="Adobe Thai" w:hAnsi="Adobe Thai" w:cs="Adobe Thai"/>
        </w:rPr>
        <w:t>passe en revue les performances des différents traitements OTR pour lesquels des résultats ont été publiés et fournit un modèle de source sonore dans un conduit cylindrique avec traitement acoustique dans le plan de la source.</w:t>
      </w:r>
      <w:commentRangeEnd w:id="234"/>
      <w:r w:rsidR="00150549">
        <w:rPr>
          <w:rStyle w:val="Marquedecommentaire"/>
        </w:rPr>
        <w:commentReference w:id="234"/>
      </w:r>
    </w:p>
    <w:p w14:paraId="6D7C26C1" w14:textId="77777777" w:rsidR="009800AA" w:rsidRPr="00DE50E0" w:rsidRDefault="009800AA" w:rsidP="00E07642">
      <w:pPr>
        <w:spacing w:line="276" w:lineRule="auto"/>
        <w:jc w:val="both"/>
        <w:rPr>
          <w:rFonts w:ascii="Adobe Thai" w:hAnsi="Adobe Thai" w:cs="Adobe Thai"/>
        </w:rPr>
      </w:pPr>
    </w:p>
    <w:p w14:paraId="4C387234" w14:textId="77777777" w:rsidR="0005194D" w:rsidRPr="00DE50E0" w:rsidRDefault="0005194D" w:rsidP="00E07642">
      <w:pPr>
        <w:spacing w:line="276" w:lineRule="auto"/>
        <w:rPr>
          <w:rFonts w:ascii="Adobe Thai" w:eastAsiaTheme="majorEastAsia" w:hAnsi="Adobe Thai" w:cs="Adobe Thai"/>
          <w:color w:val="2F5496" w:themeColor="accent1" w:themeShade="BF"/>
          <w:sz w:val="32"/>
          <w:szCs w:val="32"/>
        </w:rPr>
      </w:pPr>
      <w:r w:rsidRPr="00DE50E0">
        <w:rPr>
          <w:rFonts w:ascii="Adobe Thai" w:hAnsi="Adobe Thai" w:cs="Adobe Thai"/>
        </w:rPr>
        <w:br w:type="page"/>
      </w:r>
    </w:p>
    <w:p w14:paraId="76F7C25B" w14:textId="44FD9D0E" w:rsidR="00D04783" w:rsidRPr="00DE50E0" w:rsidRDefault="00182ADA">
      <w:pPr>
        <w:pStyle w:val="Titre1"/>
        <w:pPrChange w:id="235" w:author="Lopez, Maël" w:date="2023-12-22T07:43:00Z">
          <w:pPr>
            <w:pStyle w:val="Titre1"/>
            <w:spacing w:line="276" w:lineRule="auto"/>
          </w:pPr>
        </w:pPrChange>
      </w:pPr>
      <w:bookmarkStart w:id="236" w:name="_Toc153965120"/>
      <w:r w:rsidRPr="00DE50E0">
        <w:lastRenderedPageBreak/>
        <w:t>Modélisation des solutions</w:t>
      </w:r>
      <w:bookmarkEnd w:id="236"/>
    </w:p>
    <w:p w14:paraId="09D4505D" w14:textId="66F38A2F" w:rsidR="00D04783" w:rsidRPr="00DE50E0" w:rsidRDefault="00D04783" w:rsidP="00E07642">
      <w:pPr>
        <w:pStyle w:val="Titre2"/>
        <w:spacing w:line="276" w:lineRule="auto"/>
        <w:rPr>
          <w:rFonts w:ascii="Adobe Thai" w:hAnsi="Adobe Thai" w:cs="Adobe Thai"/>
        </w:rPr>
      </w:pPr>
      <w:bookmarkStart w:id="237" w:name="_Toc153965121"/>
      <w:commentRangeStart w:id="238"/>
      <w:commentRangeStart w:id="239"/>
      <w:r w:rsidRPr="00DE50E0">
        <w:rPr>
          <w:rFonts w:ascii="Adobe Thai" w:hAnsi="Adobe Thai" w:cs="Adobe Thai"/>
        </w:rPr>
        <w:t>Différents types de traitements acoustiques</w:t>
      </w:r>
      <w:bookmarkEnd w:id="237"/>
      <w:commentRangeEnd w:id="238"/>
      <w:r w:rsidR="00691477">
        <w:rPr>
          <w:rStyle w:val="Marquedecommentaire"/>
          <w:rFonts w:asciiTheme="minorHAnsi" w:eastAsiaTheme="minorHAnsi" w:hAnsiTheme="minorHAnsi" w:cstheme="minorBidi"/>
          <w:color w:val="auto"/>
        </w:rPr>
        <w:commentReference w:id="238"/>
      </w:r>
      <w:commentRangeEnd w:id="239"/>
      <w:r w:rsidR="00C10FC6">
        <w:rPr>
          <w:rStyle w:val="Marquedecommentaire"/>
          <w:rFonts w:asciiTheme="minorHAnsi" w:eastAsiaTheme="minorHAnsi" w:hAnsiTheme="minorHAnsi" w:cstheme="minorBidi"/>
          <w:color w:val="auto"/>
        </w:rPr>
        <w:commentReference w:id="239"/>
      </w:r>
    </w:p>
    <w:p w14:paraId="3A9CCCCB" w14:textId="77777777" w:rsidR="00D04783" w:rsidRPr="00DE50E0" w:rsidRDefault="00D04783" w:rsidP="00E07642">
      <w:pPr>
        <w:spacing w:line="276" w:lineRule="auto"/>
        <w:rPr>
          <w:rFonts w:ascii="Adobe Thai" w:hAnsi="Adobe Thai" w:cs="Adobe Thai"/>
        </w:rPr>
      </w:pPr>
    </w:p>
    <w:p w14:paraId="0DA29922" w14:textId="03F5DB4B" w:rsidR="00D04783" w:rsidRPr="00DE50E0" w:rsidRDefault="00D04783" w:rsidP="00E07642">
      <w:pPr>
        <w:spacing w:line="276" w:lineRule="auto"/>
        <w:jc w:val="both"/>
        <w:rPr>
          <w:rFonts w:ascii="Adobe Thai" w:hAnsi="Adobe Thai" w:cs="Adobe Thai"/>
        </w:rPr>
      </w:pPr>
      <w:r w:rsidRPr="00DE50E0">
        <w:rPr>
          <w:rFonts w:ascii="Adobe Thai" w:hAnsi="Adobe Thai" w:cs="Adobe Thai"/>
        </w:rPr>
        <w:t xml:space="preserve">Les traitements acoustiques sont utilisés pour dissiper de l’énergie mécanique en énergie thermique. </w:t>
      </w:r>
      <w:r w:rsidRPr="00150549">
        <w:rPr>
          <w:rFonts w:ascii="Adobe Thai" w:hAnsi="Adobe Thai" w:cs="Adobe Thai"/>
          <w:highlight w:val="cyan"/>
          <w:rPrChange w:id="240" w:author="Lopez, Maël" w:date="2023-12-22T08:26:00Z">
            <w:rPr>
              <w:rFonts w:ascii="Adobe Thai" w:hAnsi="Adobe Thai" w:cs="Adobe Thai"/>
            </w:rPr>
          </w:rPrChange>
        </w:rPr>
        <w:t>Il</w:t>
      </w:r>
      <w:r w:rsidRPr="00DE50E0">
        <w:rPr>
          <w:rFonts w:ascii="Adobe Thai" w:hAnsi="Adobe Thai" w:cs="Adobe Thai"/>
        </w:rPr>
        <w:t xml:space="preserve"> en existe deux catégories principales, tous les traitements pouvant en général être classé</w:t>
      </w:r>
      <w:r w:rsidR="00714C0B" w:rsidRPr="00DE50E0">
        <w:rPr>
          <w:rFonts w:ascii="Adobe Thai" w:hAnsi="Adobe Thai" w:cs="Adobe Thai"/>
        </w:rPr>
        <w:t>s</w:t>
      </w:r>
      <w:r w:rsidRPr="00DE50E0">
        <w:rPr>
          <w:rFonts w:ascii="Adobe Thai" w:hAnsi="Adobe Thai" w:cs="Adobe Thai"/>
        </w:rPr>
        <w:t xml:space="preserve"> suivant l’une des deux. </w:t>
      </w:r>
    </w:p>
    <w:p w14:paraId="31D95D4F" w14:textId="2658CC06" w:rsidR="00D04783" w:rsidRPr="00DE50E0" w:rsidRDefault="00D04783" w:rsidP="00E07642">
      <w:pPr>
        <w:spacing w:line="276" w:lineRule="auto"/>
        <w:jc w:val="both"/>
        <w:rPr>
          <w:rFonts w:ascii="Adobe Thai" w:hAnsi="Adobe Thai" w:cs="Adobe Thai"/>
        </w:rPr>
      </w:pPr>
      <w:commentRangeStart w:id="241"/>
      <w:r w:rsidRPr="00DE50E0">
        <w:rPr>
          <w:rFonts w:ascii="Adobe Thai" w:hAnsi="Adobe Thai" w:cs="Adobe Thai"/>
          <w:u w:val="single"/>
        </w:rPr>
        <w:t>Les matériaux poreux</w:t>
      </w:r>
      <w:r w:rsidRPr="00DE50E0">
        <w:rPr>
          <w:rFonts w:ascii="Adobe Thai" w:hAnsi="Adobe Thai" w:cs="Adobe Thai"/>
        </w:rPr>
        <w:t xml:space="preserve"> : On parle aussi de matériaux à réaction non localisée. Parmi ces matériaux, on compte les mousses plastiques ou métalliques, les matériaux fibreux, etc. Les ondes acoustiques pénètrent dans ces matériaux et l’énergie acoustique est dissipée sous forme de pertes </w:t>
      </w:r>
      <w:proofErr w:type="spellStart"/>
      <w:r w:rsidRPr="00DE50E0">
        <w:rPr>
          <w:rFonts w:ascii="Adobe Thai" w:hAnsi="Adobe Thai" w:cs="Adobe Thai"/>
        </w:rPr>
        <w:t>visco</w:t>
      </w:r>
      <w:proofErr w:type="spellEnd"/>
      <w:r w:rsidRPr="00DE50E0">
        <w:rPr>
          <w:rFonts w:ascii="Adobe Thai" w:hAnsi="Adobe Thai" w:cs="Adobe Thai"/>
        </w:rPr>
        <w:t xml:space="preserve">-thermiques au niveau de leur surface interne. Ces pertes ont lieu dans tout le volume du traitement, ce qui implique une approche par des modèles continus. Par ailleurs, la propagation des ondes n’étant pas uniforme, </w:t>
      </w:r>
      <w:r w:rsidRPr="00150549">
        <w:rPr>
          <w:rFonts w:ascii="Adobe Thai" w:hAnsi="Adobe Thai" w:cs="Adobe Thai"/>
        </w:rPr>
        <w:t>on</w:t>
      </w:r>
      <w:r w:rsidRPr="00DE50E0">
        <w:rPr>
          <w:rFonts w:ascii="Adobe Thai" w:hAnsi="Adobe Thai" w:cs="Adobe Thai"/>
        </w:rPr>
        <w:t xml:space="preserve"> fait en général appel à des approches statistiques comme c’est le cas avec les modèles de fluide</w:t>
      </w:r>
      <w:r w:rsidR="00793C24" w:rsidRPr="00DE50E0">
        <w:rPr>
          <w:rFonts w:ascii="Adobe Thai" w:hAnsi="Adobe Thai" w:cs="Adobe Thai"/>
        </w:rPr>
        <w:t>s</w:t>
      </w:r>
      <w:r w:rsidRPr="00DE50E0">
        <w:rPr>
          <w:rFonts w:ascii="Adobe Thai" w:hAnsi="Adobe Thai" w:cs="Adobe Thai"/>
        </w:rPr>
        <w:t xml:space="preserve"> équivalent</w:t>
      </w:r>
      <w:r w:rsidR="00793C24" w:rsidRPr="00DE50E0">
        <w:rPr>
          <w:rFonts w:ascii="Adobe Thai" w:hAnsi="Adobe Thai" w:cs="Adobe Thai"/>
        </w:rPr>
        <w:t>s</w:t>
      </w:r>
      <w:r w:rsidRPr="00DE50E0">
        <w:rPr>
          <w:rFonts w:ascii="Adobe Thai" w:hAnsi="Adobe Thai" w:cs="Adobe Thai"/>
        </w:rPr>
        <w:t>.</w:t>
      </w:r>
    </w:p>
    <w:p w14:paraId="193CA678" w14:textId="16C70ECA" w:rsidR="00D04783" w:rsidRPr="00DE50E0" w:rsidRDefault="00D04783" w:rsidP="00E07642">
      <w:pPr>
        <w:spacing w:line="276" w:lineRule="auto"/>
        <w:jc w:val="both"/>
        <w:rPr>
          <w:rFonts w:ascii="Adobe Thai" w:hAnsi="Adobe Thai" w:cs="Adobe Thai"/>
        </w:rPr>
      </w:pPr>
      <w:r w:rsidRPr="00DE50E0">
        <w:rPr>
          <w:rFonts w:ascii="Adobe Thai" w:hAnsi="Adobe Thai" w:cs="Adobe Thai"/>
          <w:u w:val="single"/>
        </w:rPr>
        <w:t xml:space="preserve">Les </w:t>
      </w:r>
      <w:r w:rsidR="00732017" w:rsidRPr="00DE50E0">
        <w:rPr>
          <w:rFonts w:ascii="Adobe Thai" w:hAnsi="Adobe Thai" w:cs="Adobe Thai"/>
          <w:u w:val="single"/>
        </w:rPr>
        <w:t>matériaux à</w:t>
      </w:r>
      <w:r w:rsidRPr="00DE50E0">
        <w:rPr>
          <w:rFonts w:ascii="Adobe Thai" w:hAnsi="Adobe Thai" w:cs="Adobe Thai"/>
          <w:u w:val="single"/>
        </w:rPr>
        <w:t xml:space="preserve"> </w:t>
      </w:r>
      <w:commentRangeStart w:id="242"/>
      <w:r w:rsidRPr="00DE50E0">
        <w:rPr>
          <w:rFonts w:ascii="Adobe Thai" w:hAnsi="Adobe Thai" w:cs="Adobe Thai"/>
          <w:u w:val="single"/>
        </w:rPr>
        <w:t>réaction localisée</w:t>
      </w:r>
      <w:r w:rsidRPr="00DE50E0">
        <w:rPr>
          <w:rFonts w:ascii="Adobe Thai" w:hAnsi="Adobe Thai" w:cs="Adobe Thai"/>
        </w:rPr>
        <w:t xml:space="preserve"> </w:t>
      </w:r>
      <w:commentRangeEnd w:id="242"/>
      <w:r w:rsidR="00C10FC6">
        <w:rPr>
          <w:rStyle w:val="Marquedecommentaire"/>
        </w:rPr>
        <w:commentReference w:id="242"/>
      </w:r>
      <w:r w:rsidRPr="00DE50E0">
        <w:rPr>
          <w:rFonts w:ascii="Adobe Thai" w:hAnsi="Adobe Thai" w:cs="Adobe Thai"/>
        </w:rPr>
        <w:t xml:space="preserve">: Ces matériaux sont à structures rigides et sous certaines conditions </w:t>
      </w:r>
      <w:r w:rsidR="00732017" w:rsidRPr="00DE50E0">
        <w:rPr>
          <w:rFonts w:ascii="Adobe Thai" w:hAnsi="Adobe Thai" w:cs="Adobe Thai"/>
        </w:rPr>
        <w:t xml:space="preserve">(dimensions, fréquences) </w:t>
      </w:r>
      <w:r w:rsidRPr="00DE50E0">
        <w:rPr>
          <w:rFonts w:ascii="Adobe Thai" w:hAnsi="Adobe Thai" w:cs="Adobe Thai"/>
        </w:rPr>
        <w:t>on peut affirmer que la propagation</w:t>
      </w:r>
      <w:r w:rsidR="00732017" w:rsidRPr="00DE50E0">
        <w:rPr>
          <w:rFonts w:ascii="Adobe Thai" w:hAnsi="Adobe Thai" w:cs="Adobe Thai"/>
        </w:rPr>
        <w:t xml:space="preserve"> des ondes</w:t>
      </w:r>
      <w:r w:rsidRPr="00DE50E0">
        <w:rPr>
          <w:rFonts w:ascii="Adobe Thai" w:hAnsi="Adobe Thai" w:cs="Adobe Thai"/>
        </w:rPr>
        <w:t xml:space="preserve"> dans ces matériaux est </w:t>
      </w:r>
      <w:r w:rsidR="00732017" w:rsidRPr="00DE50E0">
        <w:rPr>
          <w:rFonts w:ascii="Adobe Thai" w:hAnsi="Adobe Thai" w:cs="Adobe Thai"/>
        </w:rPr>
        <w:t xml:space="preserve">plane, </w:t>
      </w:r>
      <w:r w:rsidRPr="00DE50E0">
        <w:rPr>
          <w:rFonts w:ascii="Adobe Thai" w:hAnsi="Adobe Thai" w:cs="Adobe Thai"/>
        </w:rPr>
        <w:t>normal</w:t>
      </w:r>
      <w:r w:rsidR="00732017" w:rsidRPr="00DE50E0">
        <w:rPr>
          <w:rFonts w:ascii="Adobe Thai" w:hAnsi="Adobe Thai" w:cs="Adobe Thai"/>
        </w:rPr>
        <w:t>e</w:t>
      </w:r>
      <w:r w:rsidRPr="00DE50E0">
        <w:rPr>
          <w:rFonts w:ascii="Adobe Thai" w:hAnsi="Adobe Thai" w:cs="Adobe Thai"/>
        </w:rPr>
        <w:t xml:space="preserve"> à </w:t>
      </w:r>
      <w:r w:rsidR="00732017" w:rsidRPr="00DE50E0">
        <w:rPr>
          <w:rFonts w:ascii="Adobe Thai" w:hAnsi="Adobe Thai" w:cs="Adobe Thai"/>
        </w:rPr>
        <w:t xml:space="preserve">la surface. On peut alors rapporter les propriétés de ces matériaux à leur comportement de surface grâce aux équations de propagation </w:t>
      </w:r>
      <w:commentRangeEnd w:id="241"/>
      <w:r w:rsidR="00150549">
        <w:rPr>
          <w:rStyle w:val="Marquedecommentaire"/>
        </w:rPr>
        <w:commentReference w:id="241"/>
      </w:r>
      <w:r w:rsidR="00732017" w:rsidRPr="00DE50E0">
        <w:rPr>
          <w:rFonts w:ascii="Adobe Thai" w:hAnsi="Adobe Thai" w:cs="Adobe Thai"/>
        </w:rPr>
        <w:t xml:space="preserve">dans les guides d’ondes. </w:t>
      </w:r>
      <w:r w:rsidR="00793C24" w:rsidRPr="00DE50E0">
        <w:rPr>
          <w:rFonts w:ascii="Adobe Thai" w:hAnsi="Adobe Thai" w:cs="Adobe Thai"/>
          <w:b/>
          <w:bCs/>
        </w:rPr>
        <w:t>Lorsqu’une</w:t>
      </w:r>
      <w:r w:rsidR="00732017" w:rsidRPr="00DE50E0">
        <w:rPr>
          <w:rFonts w:ascii="Adobe Thai" w:hAnsi="Adobe Thai" w:cs="Adobe Thai"/>
          <w:b/>
          <w:bCs/>
        </w:rPr>
        <w:t xml:space="preserve"> onde incidente atteint la surface du traitement avec un angle donné, l’onde retour obtenue </w:t>
      </w:r>
      <w:r w:rsidR="00793C24" w:rsidRPr="00DE50E0">
        <w:rPr>
          <w:rFonts w:ascii="Adobe Thai" w:hAnsi="Adobe Thai" w:cs="Adobe Thai"/>
          <w:b/>
          <w:bCs/>
        </w:rPr>
        <w:t>est</w:t>
      </w:r>
      <w:r w:rsidR="00732017" w:rsidRPr="00DE50E0">
        <w:rPr>
          <w:rFonts w:ascii="Adobe Thai" w:hAnsi="Adobe Thai" w:cs="Adobe Thai"/>
          <w:b/>
          <w:bCs/>
        </w:rPr>
        <w:t xml:space="preserve"> entièrement </w:t>
      </w:r>
      <w:r w:rsidR="00793C24" w:rsidRPr="00DE50E0">
        <w:rPr>
          <w:rFonts w:ascii="Adobe Thai" w:hAnsi="Adobe Thai" w:cs="Adobe Thai"/>
          <w:b/>
          <w:bCs/>
        </w:rPr>
        <w:t>décrite</w:t>
      </w:r>
      <w:r w:rsidR="00732017" w:rsidRPr="00DE50E0">
        <w:rPr>
          <w:rFonts w:ascii="Adobe Thai" w:hAnsi="Adobe Thai" w:cs="Adobe Thai"/>
          <w:b/>
          <w:bCs/>
        </w:rPr>
        <w:t xml:space="preserve"> par le comportement réactif du traitement</w:t>
      </w:r>
      <w:r w:rsidR="00793C24" w:rsidRPr="00DE50E0">
        <w:rPr>
          <w:rFonts w:ascii="Adobe Thai" w:hAnsi="Adobe Thai" w:cs="Adobe Thai"/>
          <w:b/>
          <w:bCs/>
        </w:rPr>
        <w:t xml:space="preserve"> au niveau du point d’incidence, ce qui explique le terme de réaction localisée.</w:t>
      </w:r>
      <w:r w:rsidR="00793C24" w:rsidRPr="00DE50E0">
        <w:rPr>
          <w:rFonts w:ascii="Adobe Thai" w:hAnsi="Adobe Thai" w:cs="Adobe Thai"/>
        </w:rPr>
        <w:t xml:space="preserve"> </w:t>
      </w:r>
      <w:r w:rsidRPr="00DE50E0">
        <w:rPr>
          <w:rFonts w:ascii="Adobe Thai" w:hAnsi="Adobe Thai" w:cs="Adobe Thai"/>
        </w:rPr>
        <w:t>L’exemple standard pour ce type de matériaux est la structure</w:t>
      </w:r>
      <w:r w:rsidR="00793C24" w:rsidRPr="00DE50E0">
        <w:rPr>
          <w:rFonts w:ascii="Adobe Thai" w:hAnsi="Adobe Thai" w:cs="Adobe Thai"/>
        </w:rPr>
        <w:t>.</w:t>
      </w:r>
    </w:p>
    <w:p w14:paraId="46CB065C" w14:textId="567BC3A7" w:rsidR="00D04783" w:rsidRPr="00DE50E0" w:rsidRDefault="00DE50E0" w:rsidP="00E07642">
      <w:pPr>
        <w:spacing w:line="276" w:lineRule="auto"/>
        <w:jc w:val="both"/>
        <w:rPr>
          <w:rFonts w:ascii="Adobe Thai" w:hAnsi="Adobe Thai" w:cs="Adobe Thai"/>
        </w:rPr>
      </w:pPr>
      <w:commentRangeStart w:id="243"/>
      <w:commentRangeStart w:id="244"/>
      <w:r w:rsidRPr="00DE50E0">
        <w:rPr>
          <w:rFonts w:ascii="Adobe Thai" w:hAnsi="Adobe Thai" w:cs="Adobe Thai"/>
          <w:noProof/>
        </w:rPr>
        <w:drawing>
          <wp:anchor distT="0" distB="0" distL="114300" distR="114300" simplePos="0" relativeHeight="251675648" behindDoc="0" locked="0" layoutInCell="1" allowOverlap="1" wp14:anchorId="5C94D473" wp14:editId="1E4F9D21">
            <wp:simplePos x="0" y="0"/>
            <wp:positionH relativeFrom="column">
              <wp:posOffset>0</wp:posOffset>
            </wp:positionH>
            <wp:positionV relativeFrom="paragraph">
              <wp:posOffset>824561</wp:posOffset>
            </wp:positionV>
            <wp:extent cx="5760720" cy="1199692"/>
            <wp:effectExtent l="0" t="0" r="0" b="0"/>
            <wp:wrapSquare wrapText="bothSides"/>
            <wp:docPr id="1021017406" name="Image 1" descr="Une image contenant texte, ligne, Tracé, capture d’écra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017406" name="Image 1" descr="Une image contenant texte, ligne, Tracé, capture d’écran&#10;&#10;Description générée automatiquement"/>
                    <pic:cNvPicPr/>
                  </pic:nvPicPr>
                  <pic:blipFill rotWithShape="1">
                    <a:blip r:embed="rId25">
                      <a:extLst>
                        <a:ext uri="{28A0092B-C50C-407E-A947-70E740481C1C}">
                          <a14:useLocalDpi xmlns:a14="http://schemas.microsoft.com/office/drawing/2010/main" val="0"/>
                        </a:ext>
                      </a:extLst>
                    </a:blip>
                    <a:srcRect b="20518"/>
                    <a:stretch/>
                  </pic:blipFill>
                  <pic:spPr bwMode="auto">
                    <a:xfrm>
                      <a:off x="0" y="0"/>
                      <a:ext cx="5760720" cy="1199692"/>
                    </a:xfrm>
                    <a:prstGeom prst="rect">
                      <a:avLst/>
                    </a:prstGeom>
                    <a:ln>
                      <a:noFill/>
                    </a:ln>
                    <a:extLst>
                      <a:ext uri="{53640926-AAD7-44D8-BBD7-CCE9431645EC}">
                        <a14:shadowObscured xmlns:a14="http://schemas.microsoft.com/office/drawing/2010/main"/>
                      </a:ext>
                    </a:extLst>
                  </pic:spPr>
                </pic:pic>
              </a:graphicData>
            </a:graphic>
          </wp:anchor>
        </w:drawing>
      </w:r>
      <w:commentRangeEnd w:id="243"/>
      <w:commentRangeEnd w:id="244"/>
      <w:r w:rsidR="00C10FC6">
        <w:rPr>
          <w:rStyle w:val="Marquedecommentaire"/>
        </w:rPr>
        <w:commentReference w:id="243"/>
      </w:r>
      <w:r w:rsidR="00691477">
        <w:rPr>
          <w:rStyle w:val="Marquedecommentaire"/>
        </w:rPr>
        <w:commentReference w:id="244"/>
      </w:r>
      <w:r w:rsidR="00D04783" w:rsidRPr="00DE50E0">
        <w:rPr>
          <w:rFonts w:ascii="Adobe Thai" w:hAnsi="Adobe Thai" w:cs="Adobe Thai"/>
        </w:rPr>
        <w:t>Le traitement est caractérisé par son impédance de surface obtenue par la méthode des matrices de transfert. D’autres approches sont également possible</w:t>
      </w:r>
      <w:ins w:id="245" w:author="Dupont, Thomas" w:date="2024-01-05T16:33:00Z">
        <w:r w:rsidR="00C10FC6">
          <w:rPr>
            <w:rFonts w:ascii="Adobe Thai" w:hAnsi="Adobe Thai" w:cs="Adobe Thai"/>
          </w:rPr>
          <w:t>s</w:t>
        </w:r>
      </w:ins>
      <w:r w:rsidR="00793C24" w:rsidRPr="00DE50E0">
        <w:rPr>
          <w:rFonts w:ascii="Adobe Thai" w:hAnsi="Adobe Thai" w:cs="Adobe Thai"/>
        </w:rPr>
        <w:t xml:space="preserve"> pour modéliser ces matériaux</w:t>
      </w:r>
      <w:r w:rsidR="00D04783" w:rsidRPr="00DE50E0">
        <w:rPr>
          <w:rFonts w:ascii="Adobe Thai" w:hAnsi="Adobe Thai" w:cs="Adobe Thai"/>
        </w:rPr>
        <w:t>, notamment l’analogie électronique-acoustique, ou l’approche par fluide équivalent</w:t>
      </w:r>
      <w:r w:rsidR="00D04783" w:rsidRPr="00DE50E0">
        <w:rPr>
          <w:rStyle w:val="Appeldenotedefin"/>
          <w:rFonts w:ascii="Adobe Thai" w:hAnsi="Adobe Thai" w:cs="Adobe Thai"/>
        </w:rPr>
        <w:endnoteReference w:id="21"/>
      </w:r>
      <w:r w:rsidR="00D04783" w:rsidRPr="00DE50E0">
        <w:rPr>
          <w:rFonts w:ascii="Adobe Thai" w:hAnsi="Adobe Thai" w:cs="Adobe Thai"/>
        </w:rPr>
        <w:t>.</w:t>
      </w:r>
    </w:p>
    <w:p w14:paraId="536EAA2A" w14:textId="77777777" w:rsidR="00DE50E0" w:rsidRDefault="00DE50E0" w:rsidP="00E07642">
      <w:pPr>
        <w:spacing w:line="276" w:lineRule="auto"/>
        <w:jc w:val="both"/>
        <w:rPr>
          <w:rFonts w:ascii="Adobe Thai" w:hAnsi="Adobe Thai" w:cs="Adobe Thai"/>
          <w:noProof/>
        </w:rPr>
      </w:pPr>
    </w:p>
    <w:p w14:paraId="66A54CE2" w14:textId="026F4355" w:rsidR="00B4438A" w:rsidRPr="00DE50E0" w:rsidRDefault="00B4438A" w:rsidP="00E07642">
      <w:pPr>
        <w:spacing w:line="276" w:lineRule="auto"/>
        <w:jc w:val="both"/>
        <w:rPr>
          <w:rFonts w:ascii="Adobe Thai" w:hAnsi="Adobe Thai" w:cs="Adobe Thai"/>
        </w:rPr>
      </w:pPr>
    </w:p>
    <w:p w14:paraId="2E0E136B" w14:textId="6AE8D0FF" w:rsidR="00B4438A" w:rsidRPr="00DE50E0" w:rsidRDefault="001848B7" w:rsidP="00E07642">
      <w:pPr>
        <w:spacing w:line="276" w:lineRule="auto"/>
        <w:jc w:val="both"/>
        <w:rPr>
          <w:rFonts w:ascii="Adobe Thai" w:hAnsi="Adobe Thai" w:cs="Adobe Thai"/>
        </w:rPr>
      </w:pPr>
      <w:r w:rsidRPr="00DE50E0">
        <w:rPr>
          <w:rFonts w:ascii="Adobe Thai" w:hAnsi="Adobe Thai" w:cs="Adobe Thai"/>
        </w:rPr>
        <w:t xml:space="preserve">Dans les matériaux poreux, la composante axiale de la vitesse est considérée et </w:t>
      </w:r>
      <w:del w:id="246" w:author="Dupont, Thomas" w:date="2024-01-05T16:34:00Z">
        <w:r w:rsidRPr="00DE50E0" w:rsidDel="00C10FC6">
          <w:rPr>
            <w:rFonts w:ascii="Adobe Thai" w:hAnsi="Adobe Thai" w:cs="Adobe Thai"/>
          </w:rPr>
          <w:delText xml:space="preserve">à </w:delText>
        </w:r>
      </w:del>
      <w:ins w:id="247" w:author="Dupont, Thomas" w:date="2024-01-05T16:34:00Z">
        <w:r w:rsidR="00C10FC6">
          <w:rPr>
            <w:rFonts w:ascii="Adobe Thai" w:hAnsi="Adobe Thai" w:cs="Adobe Thai"/>
          </w:rPr>
          <w:t>a</w:t>
        </w:r>
        <w:r w:rsidR="00C10FC6" w:rsidRPr="00DE50E0">
          <w:rPr>
            <w:rFonts w:ascii="Adobe Thai" w:hAnsi="Adobe Thai" w:cs="Adobe Thai"/>
          </w:rPr>
          <w:t xml:space="preserve"> </w:t>
        </w:r>
      </w:ins>
      <w:r w:rsidRPr="00DE50E0">
        <w:rPr>
          <w:rFonts w:ascii="Adobe Thai" w:hAnsi="Adobe Thai" w:cs="Adobe Thai"/>
        </w:rPr>
        <w:t xml:space="preserve">une influence sur la dissipation d’énergie, tandis que dans les matériaux à constante localisée, l’imperméabilité des parois ne permet pas aux ondes sonores de se propager dans la direction axiale du traitement, seule la vitesse normale à la surface externe est source de pertes visqueuses. </w:t>
      </w:r>
    </w:p>
    <w:p w14:paraId="572885C4" w14:textId="0F0B4C5E" w:rsidR="00793C24" w:rsidRPr="00DE50E0" w:rsidRDefault="00793C24" w:rsidP="00E07642">
      <w:pPr>
        <w:pStyle w:val="Titre2"/>
        <w:spacing w:line="276" w:lineRule="auto"/>
        <w:rPr>
          <w:rFonts w:ascii="Adobe Thai" w:hAnsi="Adobe Thai" w:cs="Adobe Thai"/>
        </w:rPr>
      </w:pPr>
      <w:bookmarkStart w:id="248" w:name="_Toc153965122"/>
      <w:r w:rsidRPr="00DE50E0">
        <w:rPr>
          <w:rFonts w:ascii="Adobe Thai" w:hAnsi="Adobe Thai" w:cs="Adobe Thai"/>
        </w:rPr>
        <w:t>Impédance, Impédance de surface</w:t>
      </w:r>
      <w:r w:rsidR="00F43A86" w:rsidRPr="00DE50E0">
        <w:rPr>
          <w:rFonts w:ascii="Adobe Thai" w:hAnsi="Adobe Thai" w:cs="Adobe Thai"/>
        </w:rPr>
        <w:t>, coefficient d’absorption</w:t>
      </w:r>
      <w:bookmarkEnd w:id="248"/>
    </w:p>
    <w:p w14:paraId="7484FE03" w14:textId="77777777" w:rsidR="00793C24" w:rsidRPr="00DE50E0" w:rsidRDefault="00793C24" w:rsidP="00E07642">
      <w:pPr>
        <w:spacing w:line="276" w:lineRule="auto"/>
        <w:jc w:val="both"/>
        <w:rPr>
          <w:rFonts w:ascii="Adobe Thai" w:hAnsi="Adobe Thai" w:cs="Adobe Thai"/>
        </w:rPr>
      </w:pPr>
    </w:p>
    <w:p w14:paraId="04B499EE" w14:textId="77777777" w:rsidR="000951DB" w:rsidRPr="00DE50E0" w:rsidRDefault="00793C24" w:rsidP="00E07642">
      <w:pPr>
        <w:spacing w:line="276" w:lineRule="auto"/>
        <w:rPr>
          <w:rFonts w:ascii="Adobe Thai" w:hAnsi="Adobe Thai" w:cs="Adobe Thai"/>
        </w:rPr>
      </w:pPr>
      <w:commentRangeStart w:id="249"/>
      <w:r w:rsidRPr="00DE50E0">
        <w:rPr>
          <w:rFonts w:ascii="Adobe Thai" w:hAnsi="Adobe Thai" w:cs="Adobe Thai"/>
          <w:b/>
          <w:bCs/>
        </w:rPr>
        <w:t>L’impédance</w:t>
      </w:r>
      <w:r w:rsidR="00F43A86" w:rsidRPr="00DE50E0">
        <w:rPr>
          <w:rFonts w:ascii="Adobe Thai" w:hAnsi="Adobe Thai" w:cs="Adobe Thai"/>
          <w:b/>
          <w:bCs/>
        </w:rPr>
        <w:t xml:space="preserve"> caractéristique </w:t>
      </w:r>
      <w:commentRangeEnd w:id="249"/>
      <w:r w:rsidR="00691477">
        <w:rPr>
          <w:rStyle w:val="Marquedecommentaire"/>
        </w:rPr>
        <w:commentReference w:id="249"/>
      </w:r>
      <m:oMath>
        <m:sSub>
          <m:sSubPr>
            <m:ctrlPr>
              <w:rPr>
                <w:rFonts w:ascii="Cambria Math" w:hAnsi="Cambria Math" w:cs="Adobe Thai"/>
                <w:b/>
                <w:bCs/>
                <w:i/>
              </w:rPr>
            </m:ctrlPr>
          </m:sSubPr>
          <m:e>
            <m:r>
              <m:rPr>
                <m:sty m:val="bi"/>
              </m:rPr>
              <w:rPr>
                <w:rFonts w:ascii="Cambria Math" w:hAnsi="Cambria Math" w:cs="Adobe Thai"/>
              </w:rPr>
              <m:t>Z</m:t>
            </m:r>
          </m:e>
          <m:sub>
            <m:r>
              <m:rPr>
                <m:sty m:val="bi"/>
              </m:rPr>
              <w:rPr>
                <w:rFonts w:ascii="Cambria Math" w:hAnsi="Cambria Math" w:cs="Adobe Thai"/>
              </w:rPr>
              <m:t>c</m:t>
            </m:r>
          </m:sub>
        </m:sSub>
      </m:oMath>
      <w:r w:rsidRPr="00DE50E0">
        <w:rPr>
          <w:rFonts w:ascii="Adobe Thai" w:hAnsi="Adobe Thai" w:cs="Adobe Thai"/>
        </w:rPr>
        <w:t xml:space="preserve"> décrit </w:t>
      </w:r>
      <w:r w:rsidR="00F43A86" w:rsidRPr="00DE50E0">
        <w:rPr>
          <w:rFonts w:ascii="Adobe Thai" w:hAnsi="Adobe Thai" w:cs="Adobe Thai"/>
        </w:rPr>
        <w:t xml:space="preserve">localement </w:t>
      </w:r>
      <w:r w:rsidRPr="00DE50E0">
        <w:rPr>
          <w:rFonts w:ascii="Adobe Thai" w:hAnsi="Adobe Thai" w:cs="Adobe Thai"/>
        </w:rPr>
        <w:t>la relation entre la pression acoustique (grandeur scalaire) et la norme de la vitesse acoustique (grandeur vectorielle). C’est une grandeur complexe</w:t>
      </w:r>
      <w:r w:rsidR="00A1649E" w:rsidRPr="00DE50E0">
        <w:rPr>
          <w:rFonts w:ascii="Adobe Thai" w:hAnsi="Adobe Thai" w:cs="Adobe Thai"/>
        </w:rPr>
        <w:t xml:space="preserve"> avec une partie réelle, la résistance et une partie imaginaire</w:t>
      </w:r>
      <w:r w:rsidR="00F92361" w:rsidRPr="00DE50E0">
        <w:rPr>
          <w:rFonts w:ascii="Adobe Thai" w:hAnsi="Adobe Thai" w:cs="Adobe Thai"/>
        </w:rPr>
        <w:t>,</w:t>
      </w:r>
      <w:r w:rsidR="00A1649E" w:rsidRPr="00DE50E0">
        <w:rPr>
          <w:rFonts w:ascii="Adobe Thai" w:hAnsi="Adobe Thai" w:cs="Adobe Thai"/>
        </w:rPr>
        <w:t xml:space="preserve"> la réactance.</w:t>
      </w:r>
      <w:r w:rsidR="00F11A9E" w:rsidRPr="00DE50E0">
        <w:rPr>
          <w:rFonts w:ascii="Adobe Thai" w:hAnsi="Adobe Thai" w:cs="Adobe Thai"/>
        </w:rPr>
        <w:t xml:space="preserve"> </w:t>
      </w:r>
      <w:r w:rsidR="0037002F" w:rsidRPr="00DE50E0">
        <w:rPr>
          <w:rFonts w:ascii="Adobe Thai" w:hAnsi="Adobe Thai" w:cs="Adobe Thai"/>
        </w:rPr>
        <w:t>L’impédance peut aussi caractériser une paroi sur laquelle une onde va partiellement se réfléchir. Elle s’exprime alors comme le rapport de la pression pariétale sur la composante normale à la surface de la structure de la vitesse acoustique.</w:t>
      </w:r>
    </w:p>
    <w:p w14:paraId="1C1B02B4" w14:textId="1652997F" w:rsidR="00793C24" w:rsidRPr="00597D96" w:rsidRDefault="00793C24" w:rsidP="00E07642">
      <w:pPr>
        <w:spacing w:line="276" w:lineRule="auto"/>
        <w:jc w:val="center"/>
        <w:rPr>
          <w:rFonts w:ascii="Adobe Thai" w:hAnsi="Adobe Thai" w:cs="Adobe Thai"/>
          <w:iCs/>
          <w:lang w:val="en-US"/>
        </w:rPr>
      </w:pPr>
      <m:oMath>
        <m:r>
          <w:rPr>
            <w:rFonts w:ascii="Cambria Math" w:hAnsi="Cambria Math" w:cs="Adobe Thai"/>
          </w:rPr>
          <m:t>Z</m:t>
        </m:r>
        <m:d>
          <m:dPr>
            <m:ctrlPr>
              <w:rPr>
                <w:rFonts w:ascii="Cambria Math" w:hAnsi="Cambria Math" w:cs="Adobe Thai"/>
                <w:i/>
              </w:rPr>
            </m:ctrlPr>
          </m:dPr>
          <m:e>
            <m:r>
              <w:rPr>
                <w:rFonts w:ascii="Cambria Math" w:hAnsi="Cambria Math" w:cs="Adobe Thai"/>
              </w:rPr>
              <m:t>w</m:t>
            </m:r>
          </m:e>
        </m:d>
        <m:r>
          <w:rPr>
            <w:rFonts w:ascii="Cambria Math" w:hAnsi="Cambria Math" w:cs="Adobe Thai"/>
            <w:lang w:val="en-US"/>
          </w:rPr>
          <m:t>=</m:t>
        </m:r>
        <m:f>
          <m:fPr>
            <m:ctrlPr>
              <w:rPr>
                <w:rFonts w:ascii="Cambria Math" w:hAnsi="Cambria Math" w:cs="Adobe Thai"/>
                <w:i/>
              </w:rPr>
            </m:ctrlPr>
          </m:fPr>
          <m:num>
            <m:r>
              <w:rPr>
                <w:rFonts w:ascii="Cambria Math" w:hAnsi="Cambria Math" w:cs="Adobe Thai"/>
              </w:rPr>
              <m:t>p</m:t>
            </m:r>
            <m:r>
              <w:rPr>
                <w:rFonts w:ascii="Cambria Math" w:hAnsi="Cambria Math" w:cs="Adobe Thai"/>
                <w:lang w:val="en-US"/>
              </w:rPr>
              <m:t>(</m:t>
            </m:r>
            <m:r>
              <w:rPr>
                <w:rFonts w:ascii="Cambria Math" w:hAnsi="Cambria Math" w:cs="Adobe Thai"/>
              </w:rPr>
              <m:t>w</m:t>
            </m:r>
            <m:r>
              <w:rPr>
                <w:rFonts w:ascii="Cambria Math" w:hAnsi="Cambria Math" w:cs="Adobe Thai"/>
                <w:lang w:val="en-US"/>
              </w:rPr>
              <m:t>)</m:t>
            </m:r>
          </m:num>
          <m:den>
            <m:acc>
              <m:accPr>
                <m:chr m:val="⃗"/>
                <m:ctrlPr>
                  <w:rPr>
                    <w:rFonts w:ascii="Cambria Math" w:hAnsi="Cambria Math" w:cs="Adobe Thai"/>
                    <w:i/>
                  </w:rPr>
                </m:ctrlPr>
              </m:accPr>
              <m:e>
                <m:r>
                  <w:rPr>
                    <w:rFonts w:ascii="Cambria Math" w:hAnsi="Cambria Math" w:cs="Adobe Thai"/>
                  </w:rPr>
                  <m:t>v</m:t>
                </m:r>
              </m:e>
            </m:acc>
            <m:r>
              <w:rPr>
                <w:rFonts w:ascii="Cambria Math" w:hAnsi="Cambria Math" w:cs="Adobe Thai"/>
                <w:lang w:val="en-US"/>
              </w:rPr>
              <m:t>(</m:t>
            </m:r>
            <m:r>
              <w:rPr>
                <w:rFonts w:ascii="Cambria Math" w:hAnsi="Cambria Math" w:cs="Adobe Thai"/>
              </w:rPr>
              <m:t>w</m:t>
            </m:r>
            <m:r>
              <w:rPr>
                <w:rFonts w:ascii="Cambria Math" w:hAnsi="Cambria Math" w:cs="Adobe Thai"/>
                <w:lang w:val="en-US"/>
              </w:rPr>
              <m:t>)∙</m:t>
            </m:r>
            <m:acc>
              <m:accPr>
                <m:chr m:val="⃗"/>
                <m:ctrlPr>
                  <w:rPr>
                    <w:rFonts w:ascii="Cambria Math" w:hAnsi="Cambria Math" w:cs="Adobe Thai"/>
                    <w:i/>
                  </w:rPr>
                </m:ctrlPr>
              </m:accPr>
              <m:e>
                <m:r>
                  <w:rPr>
                    <w:rFonts w:ascii="Cambria Math" w:hAnsi="Cambria Math" w:cs="Adobe Thai"/>
                  </w:rPr>
                  <m:t>n</m:t>
                </m:r>
              </m:e>
            </m:acc>
          </m:den>
        </m:f>
        <m:r>
          <w:rPr>
            <w:rFonts w:ascii="Cambria Math" w:eastAsiaTheme="minorEastAsia" w:hAnsi="Cambria Math" w:cs="Adobe Thai"/>
            <w:lang w:val="en-US"/>
          </w:rPr>
          <m:t>=</m:t>
        </m:r>
        <m:r>
          <w:rPr>
            <w:rFonts w:ascii="Cambria Math" w:eastAsiaTheme="minorEastAsia" w:hAnsi="Cambria Math" w:cs="Adobe Thai"/>
          </w:rPr>
          <m:t>R</m:t>
        </m:r>
        <m:r>
          <w:rPr>
            <w:rFonts w:ascii="Cambria Math" w:eastAsiaTheme="minorEastAsia" w:hAnsi="Cambria Math" w:cs="Adobe Thai"/>
            <w:lang w:val="en-US"/>
          </w:rPr>
          <m:t>+</m:t>
        </m:r>
        <m:r>
          <w:rPr>
            <w:rFonts w:ascii="Cambria Math" w:eastAsiaTheme="minorEastAsia" w:hAnsi="Cambria Math" w:cs="Adobe Thai"/>
          </w:rPr>
          <m:t>iX</m:t>
        </m:r>
      </m:oMath>
      <w:r w:rsidR="000951DB" w:rsidRPr="00597D96">
        <w:rPr>
          <w:rFonts w:ascii="Adobe Thai" w:eastAsiaTheme="minorEastAsia" w:hAnsi="Adobe Thai" w:cs="Adobe Thai"/>
          <w:i/>
          <w:lang w:val="en-US"/>
        </w:rPr>
        <w:t xml:space="preserve">   </w:t>
      </w:r>
      <w:r w:rsidR="000951DB" w:rsidRPr="00597D96">
        <w:rPr>
          <w:rFonts w:ascii="Adobe Thai" w:eastAsiaTheme="minorEastAsia" w:hAnsi="Adobe Thai" w:cs="Adobe Thai"/>
          <w:iCs/>
          <w:lang w:val="en-US"/>
        </w:rPr>
        <w:t>(eq. 2)</w:t>
      </w:r>
    </w:p>
    <w:p w14:paraId="68BB64CF" w14:textId="4A4FA26A" w:rsidR="00B4438A" w:rsidRPr="00DE50E0" w:rsidRDefault="0037002F" w:rsidP="00E07642">
      <w:pPr>
        <w:spacing w:line="276" w:lineRule="auto"/>
        <w:jc w:val="both"/>
        <w:rPr>
          <w:rFonts w:ascii="Adobe Thai" w:hAnsi="Adobe Thai" w:cs="Adobe Thai"/>
        </w:rPr>
      </w:pPr>
      <w:r w:rsidRPr="00DE50E0">
        <w:rPr>
          <w:rFonts w:ascii="Adobe Thai" w:hAnsi="Adobe Thai" w:cs="Adobe Thai"/>
        </w:rPr>
        <w:lastRenderedPageBreak/>
        <w:t>Lorsqu’une onde rencontre un traitement acoustique, une multiplicité de phénomènes peu</w:t>
      </w:r>
      <w:del w:id="250" w:author="Dupont, Thomas" w:date="2024-01-05T16:39:00Z">
        <w:r w:rsidRPr="00DE50E0" w:rsidDel="001602D5">
          <w:rPr>
            <w:rFonts w:ascii="Adobe Thai" w:hAnsi="Adobe Thai" w:cs="Adobe Thai"/>
          </w:rPr>
          <w:delText>ven</w:delText>
        </w:r>
      </w:del>
      <w:r w:rsidRPr="00DE50E0">
        <w:rPr>
          <w:rFonts w:ascii="Adobe Thai" w:hAnsi="Adobe Thai" w:cs="Adobe Thai"/>
        </w:rPr>
        <w:t xml:space="preserve">t intervenir (réflexion partielle, changement d’impédance, dissipation, retard de phase, etc.) qui </w:t>
      </w:r>
      <w:del w:id="251" w:author="Dupont, Thomas" w:date="2024-01-05T16:39:00Z">
        <w:r w:rsidRPr="00DE50E0" w:rsidDel="001602D5">
          <w:rPr>
            <w:rFonts w:ascii="Adobe Thai" w:hAnsi="Adobe Thai" w:cs="Adobe Thai"/>
          </w:rPr>
          <w:delText>complexifi</w:delText>
        </w:r>
      </w:del>
      <w:ins w:id="252" w:author="Dupont, Thomas" w:date="2024-01-05T16:39:00Z">
        <w:r w:rsidR="001602D5" w:rsidRPr="00DE50E0">
          <w:rPr>
            <w:rFonts w:ascii="Adobe Thai" w:hAnsi="Adobe Thai" w:cs="Adobe Thai"/>
          </w:rPr>
          <w:t>complexifie</w:t>
        </w:r>
      </w:ins>
      <w:del w:id="253" w:author="Dupont, Thomas" w:date="2024-01-05T16:39:00Z">
        <w:r w:rsidRPr="00DE50E0" w:rsidDel="001602D5">
          <w:rPr>
            <w:rFonts w:ascii="Adobe Thai" w:hAnsi="Adobe Thai" w:cs="Adobe Thai"/>
          </w:rPr>
          <w:delText>ent</w:delText>
        </w:r>
      </w:del>
      <w:r w:rsidRPr="00DE50E0">
        <w:rPr>
          <w:rFonts w:ascii="Adobe Thai" w:hAnsi="Adobe Thai" w:cs="Adobe Thai"/>
        </w:rPr>
        <w:t xml:space="preserve"> la description des relations entre ondes incidentes et réfléchies. </w:t>
      </w:r>
      <w:r w:rsidRPr="00691477">
        <w:rPr>
          <w:rFonts w:ascii="Adobe Thai" w:hAnsi="Adobe Thai" w:cs="Adobe Thai"/>
          <w:highlight w:val="cyan"/>
          <w:rPrChange w:id="254" w:author="Lopez, Maël" w:date="2023-12-22T08:30:00Z">
            <w:rPr>
              <w:rFonts w:ascii="Adobe Thai" w:hAnsi="Adobe Thai" w:cs="Adobe Thai"/>
            </w:rPr>
          </w:rPrChange>
        </w:rPr>
        <w:t>Il</w:t>
      </w:r>
      <w:r w:rsidRPr="00DE50E0">
        <w:rPr>
          <w:rFonts w:ascii="Adobe Thai" w:hAnsi="Adobe Thai" w:cs="Adobe Thai"/>
        </w:rPr>
        <w:t xml:space="preserve"> </w:t>
      </w:r>
      <w:r w:rsidR="00F43A86" w:rsidRPr="00DE50E0">
        <w:rPr>
          <w:rFonts w:ascii="Adobe Thai" w:hAnsi="Adobe Thai" w:cs="Adobe Thai"/>
        </w:rPr>
        <w:t>devient alors judicieux</w:t>
      </w:r>
      <w:r w:rsidRPr="00DE50E0">
        <w:rPr>
          <w:rFonts w:ascii="Adobe Thai" w:hAnsi="Adobe Thai" w:cs="Adobe Thai"/>
        </w:rPr>
        <w:t xml:space="preserve"> de développer un modèle qui tien</w:t>
      </w:r>
      <w:r w:rsidR="00F43A86" w:rsidRPr="00DE50E0">
        <w:rPr>
          <w:rFonts w:ascii="Adobe Thai" w:hAnsi="Adobe Thai" w:cs="Adobe Thai"/>
        </w:rPr>
        <w:t xml:space="preserve">ne </w:t>
      </w:r>
      <w:r w:rsidRPr="00DE50E0">
        <w:rPr>
          <w:rFonts w:ascii="Adobe Thai" w:hAnsi="Adobe Thai" w:cs="Adobe Thai"/>
        </w:rPr>
        <w:t xml:space="preserve">compte de ces différents phénomènes sans avoir à considérer la propagation </w:t>
      </w:r>
      <w:r w:rsidR="005A712B" w:rsidRPr="00DE50E0">
        <w:rPr>
          <w:rFonts w:ascii="Adobe Thai" w:hAnsi="Adobe Thai" w:cs="Adobe Thai"/>
        </w:rPr>
        <w:t xml:space="preserve">des ondes </w:t>
      </w:r>
      <w:r w:rsidRPr="00DE50E0">
        <w:rPr>
          <w:rFonts w:ascii="Adobe Thai" w:hAnsi="Adobe Thai" w:cs="Adobe Thai"/>
        </w:rPr>
        <w:t xml:space="preserve">dans le traitement. Dans les faits, </w:t>
      </w:r>
      <w:r w:rsidRPr="00691477">
        <w:rPr>
          <w:rFonts w:ascii="Adobe Thai" w:hAnsi="Adobe Thai" w:cs="Adobe Thai"/>
          <w:highlight w:val="cyan"/>
          <w:rPrChange w:id="255" w:author="Lopez, Maël" w:date="2023-12-22T08:32:00Z">
            <w:rPr>
              <w:rFonts w:ascii="Adobe Thai" w:hAnsi="Adobe Thai" w:cs="Adobe Thai"/>
            </w:rPr>
          </w:rPrChange>
        </w:rPr>
        <w:t>on</w:t>
      </w:r>
      <w:r w:rsidRPr="00DE50E0">
        <w:rPr>
          <w:rFonts w:ascii="Adobe Thai" w:hAnsi="Adobe Thai" w:cs="Adobe Thai"/>
        </w:rPr>
        <w:t xml:space="preserve"> cherche </w:t>
      </w:r>
      <w:r w:rsidR="00F43A86" w:rsidRPr="00DE50E0">
        <w:rPr>
          <w:rFonts w:ascii="Adobe Thai" w:hAnsi="Adobe Thai" w:cs="Adobe Thai"/>
        </w:rPr>
        <w:t xml:space="preserve">à définir la surface </w:t>
      </w:r>
      <w:commentRangeStart w:id="256"/>
      <w:r w:rsidR="00F43A86" w:rsidRPr="00DE50E0">
        <w:rPr>
          <w:rFonts w:ascii="Adobe Thai" w:hAnsi="Adobe Thai" w:cs="Adobe Thai"/>
        </w:rPr>
        <w:t xml:space="preserve">2D </w:t>
      </w:r>
      <w:commentRangeEnd w:id="256"/>
      <w:r w:rsidR="00691477">
        <w:rPr>
          <w:rStyle w:val="Marquedecommentaire"/>
        </w:rPr>
        <w:commentReference w:id="256"/>
      </w:r>
      <w:r w:rsidR="00F43A86" w:rsidRPr="00DE50E0">
        <w:rPr>
          <w:rFonts w:ascii="Adobe Thai" w:hAnsi="Adobe Thai" w:cs="Adobe Thai"/>
        </w:rPr>
        <w:t xml:space="preserve">dont le comportement acoustique serait équivalent à celui de </w:t>
      </w:r>
      <w:r w:rsidR="00F43A86" w:rsidRPr="00691477">
        <w:rPr>
          <w:rFonts w:ascii="Adobe Thai" w:hAnsi="Adobe Thai" w:cs="Adobe Thai"/>
          <w:highlight w:val="cyan"/>
          <w:rPrChange w:id="257" w:author="Lopez, Maël" w:date="2023-12-22T08:32:00Z">
            <w:rPr>
              <w:rFonts w:ascii="Adobe Thai" w:hAnsi="Adobe Thai" w:cs="Adobe Thai"/>
            </w:rPr>
          </w:rPrChange>
        </w:rPr>
        <w:t>notre</w:t>
      </w:r>
      <w:r w:rsidR="00F43A86" w:rsidRPr="00DE50E0">
        <w:rPr>
          <w:rFonts w:ascii="Adobe Thai" w:hAnsi="Adobe Thai" w:cs="Adobe Thai"/>
        </w:rPr>
        <w:t xml:space="preserve"> traitement 3D. On va alors chercher à formuler une </w:t>
      </w:r>
      <w:r w:rsidR="00F43A86" w:rsidRPr="00DE50E0">
        <w:rPr>
          <w:rFonts w:ascii="Adobe Thai" w:hAnsi="Adobe Thai" w:cs="Adobe Thai"/>
          <w:b/>
          <w:bCs/>
        </w:rPr>
        <w:t xml:space="preserve">impédance de surface </w:t>
      </w:r>
      <m:oMath>
        <m:sSub>
          <m:sSubPr>
            <m:ctrlPr>
              <w:rPr>
                <w:rFonts w:ascii="Cambria Math" w:hAnsi="Cambria Math" w:cs="Adobe Thai"/>
                <w:b/>
                <w:bCs/>
                <w:i/>
              </w:rPr>
            </m:ctrlPr>
          </m:sSubPr>
          <m:e>
            <m:r>
              <m:rPr>
                <m:sty m:val="bi"/>
              </m:rPr>
              <w:rPr>
                <w:rFonts w:ascii="Cambria Math" w:hAnsi="Cambria Math" w:cs="Adobe Thai"/>
              </w:rPr>
              <m:t>Z</m:t>
            </m:r>
          </m:e>
          <m:sub>
            <m:r>
              <m:rPr>
                <m:sty m:val="bi"/>
              </m:rPr>
              <w:rPr>
                <w:rFonts w:ascii="Cambria Math" w:hAnsi="Cambria Math" w:cs="Adobe Thai"/>
              </w:rPr>
              <m:t>s</m:t>
            </m:r>
          </m:sub>
        </m:sSub>
        <m:r>
          <m:rPr>
            <m:sty m:val="bi"/>
          </m:rPr>
          <w:rPr>
            <w:rFonts w:ascii="Cambria Math" w:hAnsi="Cambria Math" w:cs="Adobe Thai"/>
          </w:rPr>
          <m:t xml:space="preserve"> </m:t>
        </m:r>
      </m:oMath>
      <w:r w:rsidR="00F43A86" w:rsidRPr="00DE50E0">
        <w:rPr>
          <w:rFonts w:ascii="Adobe Thai" w:hAnsi="Adobe Thai" w:cs="Adobe Thai"/>
        </w:rPr>
        <w:t xml:space="preserve">pour </w:t>
      </w:r>
      <w:r w:rsidR="00F43A86" w:rsidRPr="00691477">
        <w:rPr>
          <w:rFonts w:ascii="Adobe Thai" w:hAnsi="Adobe Thai" w:cs="Adobe Thai"/>
          <w:highlight w:val="cyan"/>
          <w:rPrChange w:id="258" w:author="Lopez, Maël" w:date="2023-12-22T08:33:00Z">
            <w:rPr>
              <w:rFonts w:ascii="Adobe Thai" w:hAnsi="Adobe Thai" w:cs="Adobe Thai"/>
            </w:rPr>
          </w:rPrChange>
        </w:rPr>
        <w:t>notre</w:t>
      </w:r>
      <w:r w:rsidR="00F43A86" w:rsidRPr="00DE50E0">
        <w:rPr>
          <w:rFonts w:ascii="Adobe Thai" w:hAnsi="Adobe Thai" w:cs="Adobe Thai"/>
        </w:rPr>
        <w:t xml:space="preserve"> traitement. </w:t>
      </w:r>
      <w:r w:rsidR="00B4438A" w:rsidRPr="00DE50E0">
        <w:rPr>
          <w:rFonts w:ascii="Adobe Thai" w:hAnsi="Adobe Thai" w:cs="Adobe Thai"/>
        </w:rPr>
        <w:t>Cette grandeur est considérée comme le paramètre dominant pour décrire la réduction de bruit</w:t>
      </w:r>
      <w:r w:rsidR="005A712B" w:rsidRPr="00DE50E0">
        <w:rPr>
          <w:rStyle w:val="Appeldenotedefin"/>
          <w:rFonts w:ascii="Adobe Thai" w:hAnsi="Adobe Thai" w:cs="Adobe Thai"/>
        </w:rPr>
        <w:endnoteReference w:id="22"/>
      </w:r>
      <w:r w:rsidR="00F43A86" w:rsidRPr="00DE50E0">
        <w:rPr>
          <w:rFonts w:ascii="Adobe Thai" w:hAnsi="Adobe Thai" w:cs="Adobe Thai"/>
        </w:rPr>
        <w:t xml:space="preserve">. Plusieurs méthodes de calculs permettent de passer de l’impédance caractéristique à l’impédance de surface comme la méthode des matrices de transfert décrite plus loin. </w:t>
      </w:r>
      <w:r w:rsidR="00F43A86" w:rsidRPr="00691477">
        <w:rPr>
          <w:rFonts w:ascii="Adobe Thai" w:hAnsi="Adobe Thai" w:cs="Adobe Thai"/>
          <w:highlight w:val="cyan"/>
          <w:rPrChange w:id="264" w:author="Lopez, Maël" w:date="2023-12-22T08:33:00Z">
            <w:rPr>
              <w:rFonts w:ascii="Adobe Thai" w:hAnsi="Adobe Thai" w:cs="Adobe Thai"/>
            </w:rPr>
          </w:rPrChange>
        </w:rPr>
        <w:t>Il</w:t>
      </w:r>
      <w:r w:rsidR="00F43A86" w:rsidRPr="00DE50E0">
        <w:rPr>
          <w:rFonts w:ascii="Adobe Thai" w:hAnsi="Adobe Thai" w:cs="Adobe Thai"/>
        </w:rPr>
        <w:t xml:space="preserve"> existe aussi des équations toutes faites qui relient ces deux grandeurs dans certains </w:t>
      </w:r>
      <w:r w:rsidR="005A712B" w:rsidRPr="00DE50E0">
        <w:rPr>
          <w:rFonts w:ascii="Adobe Thai" w:hAnsi="Adobe Thai" w:cs="Adobe Thai"/>
        </w:rPr>
        <w:t xml:space="preserve">cas </w:t>
      </w:r>
      <w:r w:rsidR="00F43A86" w:rsidRPr="00DE50E0">
        <w:rPr>
          <w:rFonts w:ascii="Adobe Thai" w:hAnsi="Adobe Thai" w:cs="Adobe Thai"/>
        </w:rPr>
        <w:t>particuliers.</w:t>
      </w:r>
    </w:p>
    <w:p w14:paraId="499D62F7" w14:textId="5699A264" w:rsidR="00AD4C62" w:rsidRPr="00DE50E0" w:rsidRDefault="00F92361" w:rsidP="00E07642">
      <w:pPr>
        <w:spacing w:line="276" w:lineRule="auto"/>
        <w:jc w:val="both"/>
        <w:rPr>
          <w:rFonts w:ascii="Adobe Thai" w:eastAsiaTheme="minorEastAsia" w:hAnsi="Adobe Thai" w:cs="Adobe Thai"/>
        </w:rPr>
      </w:pPr>
      <w:r w:rsidRPr="00DE50E0">
        <w:rPr>
          <w:rFonts w:ascii="Adobe Thai" w:eastAsiaTheme="minorEastAsia" w:hAnsi="Adobe Thai" w:cs="Adobe Thai"/>
        </w:rPr>
        <w:t xml:space="preserve">Le </w:t>
      </w:r>
      <w:r w:rsidRPr="00DE50E0">
        <w:rPr>
          <w:rFonts w:ascii="Adobe Thai" w:eastAsiaTheme="minorEastAsia" w:hAnsi="Adobe Thai" w:cs="Adobe Thai"/>
          <w:b/>
          <w:bCs/>
        </w:rPr>
        <w:t xml:space="preserve">coefficient d’absorption </w:t>
      </w:r>
      <m:oMath>
        <m:r>
          <m:rPr>
            <m:sty m:val="bi"/>
          </m:rPr>
          <w:rPr>
            <w:rFonts w:ascii="Cambria Math" w:eastAsiaTheme="minorEastAsia" w:hAnsi="Cambria Math" w:cs="Adobe Thai"/>
          </w:rPr>
          <m:t>α</m:t>
        </m:r>
        <m:r>
          <w:rPr>
            <w:rFonts w:ascii="Cambria Math" w:eastAsiaTheme="minorEastAsia" w:hAnsi="Cambria Math" w:cs="Adobe Thai"/>
          </w:rPr>
          <m:t xml:space="preserve"> </m:t>
        </m:r>
      </m:oMath>
      <w:r w:rsidRPr="00DE50E0">
        <w:rPr>
          <w:rFonts w:ascii="Adobe Thai" w:eastAsiaTheme="minorEastAsia" w:hAnsi="Adobe Thai" w:cs="Adobe Thai"/>
        </w:rPr>
        <w:t xml:space="preserve">décrit les pertes énergétiques induites par la réflexion de l’onde sur un traitement acoustique. Sa formulation </w:t>
      </w:r>
      <w:del w:id="265" w:author="Lopez, Maël" w:date="2023-12-22T08:35:00Z">
        <w:r w:rsidRPr="00DE50E0" w:rsidDel="00691477">
          <w:rPr>
            <w:rFonts w:ascii="Adobe Thai" w:eastAsiaTheme="minorEastAsia" w:hAnsi="Adobe Thai" w:cs="Adobe Thai"/>
          </w:rPr>
          <w:delText xml:space="preserve">est </w:delText>
        </w:r>
      </w:del>
      <w:ins w:id="266" w:author="Lopez, Maël" w:date="2023-12-22T08:35:00Z">
        <w:r w:rsidR="00691477">
          <w:rPr>
            <w:rFonts w:ascii="Adobe Thai" w:eastAsiaTheme="minorEastAsia" w:hAnsi="Adobe Thai" w:cs="Adobe Thai"/>
          </w:rPr>
          <w:t xml:space="preserve">peut s’exprimer en fonction </w:t>
        </w:r>
      </w:ins>
      <w:del w:id="267" w:author="Lopez, Maël" w:date="2023-12-22T08:35:00Z">
        <w:r w:rsidRPr="00DE50E0" w:rsidDel="00691477">
          <w:rPr>
            <w:rFonts w:ascii="Adobe Thai" w:eastAsiaTheme="minorEastAsia" w:hAnsi="Adobe Thai" w:cs="Adobe Thai"/>
          </w:rPr>
          <w:delText xml:space="preserve">dérivée de celle </w:delText>
        </w:r>
      </w:del>
      <w:r w:rsidRPr="00DE50E0">
        <w:rPr>
          <w:rFonts w:ascii="Adobe Thai" w:eastAsiaTheme="minorEastAsia" w:hAnsi="Adobe Thai" w:cs="Adobe Thai"/>
        </w:rPr>
        <w:t xml:space="preserve">de l’impédance de surface. </w:t>
      </w:r>
      <w:r w:rsidR="00B4438A" w:rsidRPr="00DE50E0">
        <w:rPr>
          <w:rFonts w:ascii="Adobe Thai" w:eastAsiaTheme="minorEastAsia" w:hAnsi="Adobe Thai" w:cs="Adobe Thai"/>
        </w:rPr>
        <w:t xml:space="preserve">Ainsi, </w:t>
      </w:r>
      <w:r w:rsidR="00B4438A" w:rsidRPr="00691477">
        <w:rPr>
          <w:rFonts w:ascii="Adobe Thai" w:eastAsiaTheme="minorEastAsia" w:hAnsi="Adobe Thai" w:cs="Adobe Thai"/>
          <w:highlight w:val="cyan"/>
          <w:rPrChange w:id="268" w:author="Lopez, Maël" w:date="2023-12-22T08:35:00Z">
            <w:rPr>
              <w:rFonts w:ascii="Adobe Thai" w:eastAsiaTheme="minorEastAsia" w:hAnsi="Adobe Thai" w:cs="Adobe Thai"/>
            </w:rPr>
          </w:rPrChange>
        </w:rPr>
        <w:t>il</w:t>
      </w:r>
      <w:r w:rsidR="00B4438A" w:rsidRPr="00DE50E0">
        <w:rPr>
          <w:rFonts w:ascii="Adobe Thai" w:eastAsiaTheme="minorEastAsia" w:hAnsi="Adobe Thai" w:cs="Adobe Thai"/>
        </w:rPr>
        <w:t xml:space="preserve"> est possible de formuler une dépendance à l’angle d’incidence ainsi qu’à l’écoulement fluide pour ce paramètre</w:t>
      </w:r>
      <w:r w:rsidR="0011584A" w:rsidRPr="00DE50E0">
        <w:rPr>
          <w:rStyle w:val="Appeldenotedefin"/>
          <w:rFonts w:ascii="Adobe Thai" w:eastAsiaTheme="minorEastAsia" w:hAnsi="Adobe Thai" w:cs="Adobe Thai"/>
        </w:rPr>
        <w:endnoteReference w:id="23"/>
      </w:r>
      <w:r w:rsidR="00AD4C62" w:rsidRPr="00DE50E0">
        <w:rPr>
          <w:rFonts w:ascii="Adobe Thai" w:eastAsiaTheme="minorEastAsia" w:hAnsi="Adobe Thai" w:cs="Adobe Thai"/>
        </w:rPr>
        <w:t>.</w:t>
      </w:r>
    </w:p>
    <w:p w14:paraId="29C60015" w14:textId="5CC94C64" w:rsidR="00DE50E0" w:rsidRDefault="00DE50E0" w:rsidP="00E07642">
      <w:pPr>
        <w:spacing w:line="276" w:lineRule="auto"/>
        <w:ind w:left="708" w:firstLine="708"/>
        <w:jc w:val="both"/>
        <w:rPr>
          <w:rFonts w:ascii="Adobe Thai" w:eastAsiaTheme="minorEastAsia" w:hAnsi="Adobe Thai" w:cs="Adobe Thai"/>
        </w:rPr>
      </w:pPr>
      <w:commentRangeStart w:id="273"/>
      <w:r w:rsidRPr="00DE50E0">
        <w:rPr>
          <w:rFonts w:ascii="Adobe Thai" w:hAnsi="Adobe Thai" w:cs="Adobe Thai"/>
          <w:noProof/>
        </w:rPr>
        <w:drawing>
          <wp:anchor distT="0" distB="0" distL="114300" distR="114300" simplePos="0" relativeHeight="251638784" behindDoc="0" locked="0" layoutInCell="1" allowOverlap="1" wp14:anchorId="0590F5E8" wp14:editId="07B2E208">
            <wp:simplePos x="0" y="0"/>
            <wp:positionH relativeFrom="margin">
              <wp:posOffset>528219</wp:posOffset>
            </wp:positionH>
            <wp:positionV relativeFrom="paragraph">
              <wp:posOffset>205080</wp:posOffset>
            </wp:positionV>
            <wp:extent cx="3562985" cy="457200"/>
            <wp:effectExtent l="0" t="0" r="0" b="0"/>
            <wp:wrapSquare wrapText="bothSides"/>
            <wp:docPr id="1537080628" name="Image 1" descr="Une image contenant texte, Police, ligne, capture d’écra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080628" name="Image 1" descr="Une image contenant texte, Police, ligne, capture d’écran&#10;&#10;Description générée automatiquement"/>
                    <pic:cNvPicPr/>
                  </pic:nvPicPr>
                  <pic:blipFill>
                    <a:blip r:embed="rId26">
                      <a:extLst>
                        <a:ext uri="{28A0092B-C50C-407E-A947-70E740481C1C}">
                          <a14:useLocalDpi xmlns:a14="http://schemas.microsoft.com/office/drawing/2010/main" val="0"/>
                        </a:ext>
                      </a:extLst>
                    </a:blip>
                    <a:stretch>
                      <a:fillRect/>
                    </a:stretch>
                  </pic:blipFill>
                  <pic:spPr>
                    <a:xfrm>
                      <a:off x="0" y="0"/>
                      <a:ext cx="3562985" cy="457200"/>
                    </a:xfrm>
                    <a:prstGeom prst="rect">
                      <a:avLst/>
                    </a:prstGeom>
                  </pic:spPr>
                </pic:pic>
              </a:graphicData>
            </a:graphic>
            <wp14:sizeRelH relativeFrom="margin">
              <wp14:pctWidth>0</wp14:pctWidth>
            </wp14:sizeRelH>
            <wp14:sizeRelV relativeFrom="margin">
              <wp14:pctHeight>0</wp14:pctHeight>
            </wp14:sizeRelV>
          </wp:anchor>
        </w:drawing>
      </w:r>
      <w:commentRangeEnd w:id="273"/>
      <w:r w:rsidR="00691477">
        <w:rPr>
          <w:rStyle w:val="Marquedecommentaire"/>
        </w:rPr>
        <w:commentReference w:id="273"/>
      </w:r>
      <w:r w:rsidR="000951DB" w:rsidRPr="00DE50E0">
        <w:rPr>
          <w:rFonts w:ascii="Adobe Thai" w:eastAsiaTheme="minorEastAsia" w:hAnsi="Adobe Thai" w:cs="Adobe Thai"/>
        </w:rPr>
        <w:t xml:space="preserve"> </w:t>
      </w:r>
    </w:p>
    <w:p w14:paraId="0978D1A2" w14:textId="4CBDD5F5" w:rsidR="00B4438A" w:rsidRPr="00DE50E0" w:rsidRDefault="000951DB" w:rsidP="00DE50E0">
      <w:pPr>
        <w:spacing w:line="276" w:lineRule="auto"/>
        <w:ind w:left="708" w:firstLine="708"/>
        <w:jc w:val="both"/>
        <w:rPr>
          <w:rFonts w:ascii="Adobe Thai" w:eastAsiaTheme="minorEastAsia" w:hAnsi="Adobe Thai" w:cs="Adobe Thai"/>
        </w:rPr>
      </w:pPr>
      <w:r w:rsidRPr="00DE50E0">
        <w:rPr>
          <w:rFonts w:ascii="Adobe Thai" w:eastAsiaTheme="minorEastAsia" w:hAnsi="Adobe Thai" w:cs="Adobe Thai"/>
        </w:rPr>
        <w:t>(</w:t>
      </w:r>
      <w:proofErr w:type="gramStart"/>
      <w:r w:rsidRPr="00DE50E0">
        <w:rPr>
          <w:rFonts w:ascii="Adobe Thai" w:eastAsiaTheme="minorEastAsia" w:hAnsi="Adobe Thai" w:cs="Adobe Thai"/>
        </w:rPr>
        <w:t>eq</w:t>
      </w:r>
      <w:proofErr w:type="gramEnd"/>
      <w:r w:rsidRPr="00DE50E0">
        <w:rPr>
          <w:rFonts w:ascii="Adobe Thai" w:eastAsiaTheme="minorEastAsia" w:hAnsi="Adobe Thai" w:cs="Adobe Thai"/>
        </w:rPr>
        <w:t>.3)</w:t>
      </w:r>
    </w:p>
    <w:p w14:paraId="769E9403" w14:textId="77777777" w:rsidR="00A655DF" w:rsidRPr="00DE50E0" w:rsidRDefault="00A655DF" w:rsidP="00E07642">
      <w:pPr>
        <w:spacing w:line="276" w:lineRule="auto"/>
        <w:jc w:val="both"/>
        <w:rPr>
          <w:rFonts w:ascii="Adobe Thai" w:eastAsiaTheme="minorEastAsia" w:hAnsi="Adobe Thai" w:cs="Adobe Thai"/>
        </w:rPr>
      </w:pPr>
    </w:p>
    <w:p w14:paraId="7B0EE5C0" w14:textId="0B166EA0" w:rsidR="00B4438A" w:rsidRPr="00DE50E0" w:rsidRDefault="00B4438A" w:rsidP="00E07642">
      <w:pPr>
        <w:spacing w:line="276" w:lineRule="auto"/>
        <w:jc w:val="both"/>
        <w:rPr>
          <w:rFonts w:ascii="Adobe Thai" w:eastAsiaTheme="minorEastAsia" w:hAnsi="Adobe Thai" w:cs="Adobe Thai"/>
        </w:rPr>
      </w:pPr>
      <w:r w:rsidRPr="00691477">
        <w:rPr>
          <w:rFonts w:ascii="Adobe Thai" w:eastAsiaTheme="minorEastAsia" w:hAnsi="Adobe Thai" w:cs="Adobe Thai"/>
          <w:highlight w:val="cyan"/>
          <w:rPrChange w:id="274" w:author="Lopez, Maël" w:date="2023-12-22T08:35:00Z">
            <w:rPr>
              <w:rFonts w:ascii="Adobe Thai" w:eastAsiaTheme="minorEastAsia" w:hAnsi="Adobe Thai" w:cs="Adobe Thai"/>
            </w:rPr>
          </w:rPrChange>
        </w:rPr>
        <w:t>Il</w:t>
      </w:r>
      <w:r w:rsidRPr="00DE50E0">
        <w:rPr>
          <w:rFonts w:ascii="Adobe Thai" w:eastAsiaTheme="minorEastAsia" w:hAnsi="Adobe Thai" w:cs="Adobe Thai"/>
        </w:rPr>
        <w:t xml:space="preserve"> est donc possible de calculer une « impédance de surface idéale » pour un angle d’incidence donné et un nombre de Mach donné afin d’obtenir une absorption unitaire sur toute la gamme de fréquence.</w:t>
      </w:r>
    </w:p>
    <w:p w14:paraId="1266EB12" w14:textId="3B16F2B7" w:rsidR="001D2374" w:rsidRPr="00DE50E0" w:rsidRDefault="001D2374" w:rsidP="00E07642">
      <w:pPr>
        <w:spacing w:line="276" w:lineRule="auto"/>
        <w:rPr>
          <w:rFonts w:ascii="Adobe Thai" w:eastAsiaTheme="majorEastAsia" w:hAnsi="Adobe Thai" w:cs="Adobe Thai"/>
          <w:color w:val="2F5496" w:themeColor="accent1" w:themeShade="BF"/>
          <w:sz w:val="26"/>
          <w:szCs w:val="26"/>
        </w:rPr>
      </w:pPr>
    </w:p>
    <w:p w14:paraId="384AB91F" w14:textId="77777777" w:rsidR="00A35377" w:rsidRPr="00DE50E0" w:rsidRDefault="00A35377" w:rsidP="00E07642">
      <w:pPr>
        <w:spacing w:line="276" w:lineRule="auto"/>
        <w:rPr>
          <w:rFonts w:ascii="Adobe Thai" w:eastAsiaTheme="majorEastAsia" w:hAnsi="Adobe Thai" w:cs="Adobe Thai"/>
          <w:color w:val="2F5496" w:themeColor="accent1" w:themeShade="BF"/>
          <w:sz w:val="26"/>
          <w:szCs w:val="26"/>
        </w:rPr>
      </w:pPr>
      <w:r w:rsidRPr="00DE50E0">
        <w:rPr>
          <w:rFonts w:ascii="Adobe Thai" w:hAnsi="Adobe Thai" w:cs="Adobe Thai"/>
        </w:rPr>
        <w:br w:type="page"/>
      </w:r>
    </w:p>
    <w:p w14:paraId="6EC50E01" w14:textId="676B724C" w:rsidR="00F92361" w:rsidRPr="00DE50E0" w:rsidRDefault="00F92361" w:rsidP="00E07642">
      <w:pPr>
        <w:pStyle w:val="Titre2"/>
        <w:spacing w:line="276" w:lineRule="auto"/>
        <w:rPr>
          <w:rFonts w:ascii="Adobe Thai" w:hAnsi="Adobe Thai" w:cs="Adobe Thai"/>
        </w:rPr>
      </w:pPr>
      <w:bookmarkStart w:id="275" w:name="_Toc153965123"/>
      <w:commentRangeStart w:id="276"/>
      <w:r w:rsidRPr="00DE50E0">
        <w:rPr>
          <w:rFonts w:ascii="Adobe Thai" w:hAnsi="Adobe Thai" w:cs="Adobe Thai"/>
        </w:rPr>
        <w:lastRenderedPageBreak/>
        <w:t xml:space="preserve">Propagation des ondes dans les guides et pertes </w:t>
      </w:r>
      <w:proofErr w:type="spellStart"/>
      <w:r w:rsidRPr="00DE50E0">
        <w:rPr>
          <w:rFonts w:ascii="Adobe Thai" w:hAnsi="Adobe Thai" w:cs="Adobe Thai"/>
        </w:rPr>
        <w:t>visco</w:t>
      </w:r>
      <w:proofErr w:type="spellEnd"/>
      <w:r w:rsidRPr="00DE50E0">
        <w:rPr>
          <w:rFonts w:ascii="Adobe Thai" w:hAnsi="Adobe Thai" w:cs="Adobe Thai"/>
        </w:rPr>
        <w:t>-thermiques</w:t>
      </w:r>
      <w:bookmarkEnd w:id="275"/>
      <w:commentRangeEnd w:id="276"/>
      <w:r w:rsidR="006E4052">
        <w:rPr>
          <w:rStyle w:val="Marquedecommentaire"/>
          <w:rFonts w:asciiTheme="minorHAnsi" w:eastAsiaTheme="minorHAnsi" w:hAnsiTheme="minorHAnsi" w:cstheme="minorBidi"/>
          <w:color w:val="auto"/>
        </w:rPr>
        <w:commentReference w:id="276"/>
      </w:r>
    </w:p>
    <w:p w14:paraId="345263FA" w14:textId="69901D02" w:rsidR="00A35377" w:rsidRPr="00DE50E0" w:rsidRDefault="00A35377" w:rsidP="00E07642">
      <w:pPr>
        <w:spacing w:line="276" w:lineRule="auto"/>
        <w:rPr>
          <w:rFonts w:ascii="Adobe Thai" w:hAnsi="Adobe Thai" w:cs="Adobe Thai"/>
        </w:rPr>
      </w:pPr>
    </w:p>
    <w:p w14:paraId="5183ECA7" w14:textId="4CC2567B" w:rsidR="00A35377" w:rsidRPr="00DE50E0" w:rsidRDefault="00A35377" w:rsidP="00E07642">
      <w:pPr>
        <w:spacing w:line="276" w:lineRule="auto"/>
        <w:jc w:val="both"/>
        <w:rPr>
          <w:rFonts w:ascii="Adobe Thai" w:hAnsi="Adobe Thai" w:cs="Adobe Thai"/>
        </w:rPr>
      </w:pPr>
      <w:r w:rsidRPr="00DE50E0">
        <w:rPr>
          <w:rFonts w:ascii="Adobe Thai" w:hAnsi="Adobe Thai" w:cs="Adobe Thai"/>
        </w:rPr>
        <w:t xml:space="preserve">Comme </w:t>
      </w:r>
      <w:r w:rsidRPr="00691477">
        <w:rPr>
          <w:rFonts w:ascii="Adobe Thai" w:hAnsi="Adobe Thai" w:cs="Adobe Thai"/>
          <w:highlight w:val="cyan"/>
          <w:rPrChange w:id="277" w:author="Lopez, Maël" w:date="2023-12-22T08:36:00Z">
            <w:rPr>
              <w:rFonts w:ascii="Adobe Thai" w:hAnsi="Adobe Thai" w:cs="Adobe Thai"/>
            </w:rPr>
          </w:rPrChange>
        </w:rPr>
        <w:t>on</w:t>
      </w:r>
      <w:r w:rsidRPr="00DE50E0">
        <w:rPr>
          <w:rFonts w:ascii="Adobe Thai" w:hAnsi="Adobe Thai" w:cs="Adobe Thai"/>
        </w:rPr>
        <w:t xml:space="preserve"> l’a sommairement rappelé, les pertes énergétiques qui ont lieu dans la matière ont pour origine des phénomènes de dissipation visqueuse et d’échange thermique (conduction, convection).</w:t>
      </w:r>
    </w:p>
    <w:p w14:paraId="0C0AC0B5" w14:textId="510400E8" w:rsidR="00ED70CB" w:rsidRDefault="00AA7714" w:rsidP="00E07642">
      <w:pPr>
        <w:spacing w:line="276" w:lineRule="auto"/>
        <w:jc w:val="both"/>
        <w:rPr>
          <w:rFonts w:ascii="Adobe Thai" w:hAnsi="Adobe Thai" w:cs="Adobe Thai"/>
        </w:rPr>
      </w:pPr>
      <w:r w:rsidRPr="00DE50E0">
        <w:rPr>
          <w:rFonts w:ascii="Adobe Thai" w:hAnsi="Adobe Thai" w:cs="Adobe Thai"/>
        </w:rPr>
        <w:t>Ces effets sont déjà pris en compte dans la théorie</w:t>
      </w:r>
      <w:r w:rsidR="00A35377" w:rsidRPr="00DE50E0">
        <w:rPr>
          <w:rFonts w:ascii="Adobe Thai" w:hAnsi="Adobe Thai" w:cs="Adobe Thai"/>
        </w:rPr>
        <w:t xml:space="preserve"> de </w:t>
      </w:r>
      <w:commentRangeStart w:id="278"/>
      <w:del w:id="279" w:author="Dupont, Thomas" w:date="2024-01-05T16:41:00Z">
        <w:r w:rsidR="00A35377" w:rsidRPr="00DE50E0" w:rsidDel="001602D5">
          <w:rPr>
            <w:rFonts w:ascii="Adobe Thai" w:hAnsi="Adobe Thai" w:cs="Adobe Thai"/>
          </w:rPr>
          <w:delText>Kirschoff</w:delText>
        </w:r>
      </w:del>
      <w:ins w:id="280" w:author="Dupont, Thomas" w:date="2024-01-05T16:41:00Z">
        <w:r w:rsidR="001602D5" w:rsidRPr="00DE50E0">
          <w:rPr>
            <w:rFonts w:ascii="Adobe Thai" w:hAnsi="Adobe Thai" w:cs="Adobe Thai"/>
          </w:rPr>
          <w:t>Kirchhoff</w:t>
        </w:r>
      </w:ins>
      <w:r w:rsidR="00A35377" w:rsidRPr="00DE50E0">
        <w:rPr>
          <w:rFonts w:ascii="Adobe Thai" w:hAnsi="Adobe Thai" w:cs="Adobe Thai"/>
        </w:rPr>
        <w:t xml:space="preserve"> (1868) </w:t>
      </w:r>
      <w:commentRangeEnd w:id="278"/>
      <w:r w:rsidR="00691477">
        <w:rPr>
          <w:rStyle w:val="Marquedecommentaire"/>
        </w:rPr>
        <w:commentReference w:id="278"/>
      </w:r>
      <w:r w:rsidR="00A35377" w:rsidRPr="00DE50E0">
        <w:rPr>
          <w:rFonts w:ascii="Adobe Thai" w:hAnsi="Adobe Thai" w:cs="Adobe Thai"/>
        </w:rPr>
        <w:t xml:space="preserve">concernant la propagation des ondes sonores dans les tubes cylindriques, mais leur formulation est trop complexe pour être exploitable analytiquement. Dans le cas des tubes cylindriques, </w:t>
      </w:r>
      <w:commentRangeStart w:id="281"/>
      <w:proofErr w:type="spellStart"/>
      <w:r w:rsidR="00A35377" w:rsidRPr="00DE50E0">
        <w:rPr>
          <w:rFonts w:ascii="Adobe Thai" w:hAnsi="Adobe Thai" w:cs="Adobe Thai"/>
        </w:rPr>
        <w:t>Zwikker</w:t>
      </w:r>
      <w:proofErr w:type="spellEnd"/>
      <w:r w:rsidR="00A35377" w:rsidRPr="00DE50E0">
        <w:rPr>
          <w:rFonts w:ascii="Adobe Thai" w:hAnsi="Adobe Thai" w:cs="Adobe Thai"/>
        </w:rPr>
        <w:t xml:space="preserve"> et </w:t>
      </w:r>
      <w:proofErr w:type="spellStart"/>
      <w:r w:rsidR="00A35377" w:rsidRPr="00DE50E0">
        <w:rPr>
          <w:rFonts w:ascii="Adobe Thai" w:hAnsi="Adobe Thai" w:cs="Adobe Thai"/>
        </w:rPr>
        <w:t>Kosten</w:t>
      </w:r>
      <w:proofErr w:type="spellEnd"/>
      <w:r w:rsidR="00A35377" w:rsidRPr="00DE50E0">
        <w:rPr>
          <w:rFonts w:ascii="Adobe Thai" w:hAnsi="Adobe Thai" w:cs="Adobe Thai"/>
        </w:rPr>
        <w:t xml:space="preserve"> (1949) </w:t>
      </w:r>
      <w:commentRangeEnd w:id="281"/>
      <w:r w:rsidR="00691477">
        <w:rPr>
          <w:rStyle w:val="Marquedecommentaire"/>
        </w:rPr>
        <w:commentReference w:id="281"/>
      </w:r>
      <w:r w:rsidRPr="00DE50E0">
        <w:rPr>
          <w:rFonts w:ascii="Adobe Thai" w:hAnsi="Adobe Thai" w:cs="Adobe Thai"/>
        </w:rPr>
        <w:t xml:space="preserve">traitent séparément les effets thermiques et visqueux, ce qui simplifie considérablement les équations de théorie précédente. Le modèle de pertes de </w:t>
      </w:r>
      <w:commentRangeStart w:id="282"/>
      <w:r w:rsidRPr="00DE50E0">
        <w:rPr>
          <w:rFonts w:ascii="Adobe Thai" w:hAnsi="Adobe Thai" w:cs="Adobe Thai"/>
        </w:rPr>
        <w:t xml:space="preserve">Z&amp;K </w:t>
      </w:r>
      <w:commentRangeEnd w:id="282"/>
      <w:r w:rsidR="00691477">
        <w:rPr>
          <w:rStyle w:val="Marquedecommentaire"/>
        </w:rPr>
        <w:commentReference w:id="282"/>
      </w:r>
      <w:r w:rsidRPr="00DE50E0">
        <w:rPr>
          <w:rFonts w:ascii="Adobe Thai" w:hAnsi="Adobe Thai" w:cs="Adobe Thai"/>
        </w:rPr>
        <w:t>est justifié par</w:t>
      </w:r>
      <w:commentRangeStart w:id="283"/>
      <w:r w:rsidRPr="00DE50E0">
        <w:rPr>
          <w:rFonts w:ascii="Adobe Thai" w:hAnsi="Adobe Thai" w:cs="Adobe Thai"/>
        </w:rPr>
        <w:t xml:space="preserve"> </w:t>
      </w:r>
      <w:proofErr w:type="spellStart"/>
      <w:r w:rsidRPr="00DE50E0">
        <w:rPr>
          <w:rFonts w:ascii="Adobe Thai" w:hAnsi="Adobe Thai" w:cs="Adobe Thai"/>
        </w:rPr>
        <w:t>Tijdeman</w:t>
      </w:r>
      <w:proofErr w:type="spellEnd"/>
      <w:ins w:id="284" w:author="Lopez, Maël" w:date="2023-12-22T08:38:00Z">
        <w:r w:rsidR="00691477">
          <w:rPr>
            <w:rFonts w:ascii="Adobe Thai" w:hAnsi="Adobe Thai" w:cs="Adobe Thai"/>
          </w:rPr>
          <w:t> </w:t>
        </w:r>
      </w:ins>
      <w:del w:id="285" w:author="Lopez, Maël" w:date="2023-12-22T08:37:00Z">
        <w:r w:rsidRPr="00DE50E0" w:rsidDel="00691477">
          <w:rPr>
            <w:rFonts w:ascii="Adobe Thai" w:hAnsi="Adobe Thai" w:cs="Adobe Thai"/>
          </w:rPr>
          <w:delText xml:space="preserve"> </w:delText>
        </w:r>
      </w:del>
      <w:r w:rsidRPr="00DE50E0">
        <w:rPr>
          <w:rFonts w:ascii="Adobe Thai" w:hAnsi="Adobe Thai" w:cs="Adobe Thai"/>
        </w:rPr>
        <w:t xml:space="preserve">(1975) </w:t>
      </w:r>
      <w:commentRangeEnd w:id="283"/>
      <w:r w:rsidR="00691477">
        <w:rPr>
          <w:rStyle w:val="Marquedecommentaire"/>
        </w:rPr>
        <w:commentReference w:id="283"/>
      </w:r>
      <w:r w:rsidRPr="00DE50E0">
        <w:rPr>
          <w:rFonts w:ascii="Adobe Thai" w:hAnsi="Adobe Thai" w:cs="Adobe Thai"/>
        </w:rPr>
        <w:t>pour des diamètres allant de 10 micromètres à quelques centimètres pour la gamme des fréquences audibles</w:t>
      </w:r>
      <w:r w:rsidRPr="00DE50E0">
        <w:rPr>
          <w:rStyle w:val="Appeldenotedefin"/>
          <w:rFonts w:ascii="Adobe Thai" w:hAnsi="Adobe Thai" w:cs="Adobe Thai"/>
        </w:rPr>
        <w:endnoteReference w:id="24"/>
      </w:r>
      <w:r w:rsidRPr="00DE50E0">
        <w:rPr>
          <w:rFonts w:ascii="Adobe Thai" w:hAnsi="Adobe Thai" w:cs="Adobe Thai"/>
        </w:rPr>
        <w:t>. Il s’agit du modèle encore en vigueur aujourd’hui</w:t>
      </w:r>
      <w:r w:rsidR="00ED70CB" w:rsidRPr="00DE50E0">
        <w:rPr>
          <w:rFonts w:ascii="Adobe Thai" w:hAnsi="Adobe Thai" w:cs="Adobe Thai"/>
        </w:rPr>
        <w:t>.</w:t>
      </w:r>
    </w:p>
    <w:p w14:paraId="73AA65C8" w14:textId="77777777" w:rsidR="002766EC" w:rsidRPr="00DE50E0" w:rsidRDefault="002766EC" w:rsidP="00E07642">
      <w:pPr>
        <w:spacing w:line="276" w:lineRule="auto"/>
        <w:jc w:val="both"/>
        <w:rPr>
          <w:rFonts w:ascii="Adobe Thai" w:hAnsi="Adobe Thai" w:cs="Adobe Thai"/>
        </w:rPr>
      </w:pPr>
    </w:p>
    <w:p w14:paraId="55714721" w14:textId="4EC853FB" w:rsidR="0005194D" w:rsidRPr="00DE50E0" w:rsidRDefault="00545C9A" w:rsidP="00E07642">
      <w:pPr>
        <w:pStyle w:val="Titre2"/>
        <w:spacing w:line="276" w:lineRule="auto"/>
        <w:rPr>
          <w:rFonts w:ascii="Adobe Thai" w:hAnsi="Adobe Thai" w:cs="Adobe Thai"/>
        </w:rPr>
      </w:pPr>
      <w:bookmarkStart w:id="289" w:name="_Toc153965124"/>
      <w:r w:rsidRPr="00DE50E0">
        <w:rPr>
          <w:rFonts w:ascii="Adobe Thai" w:hAnsi="Adobe Thai" w:cs="Adobe Thai"/>
        </w:rPr>
        <w:t>Approche</w:t>
      </w:r>
      <w:r w:rsidR="003A6E49" w:rsidRPr="00DE50E0">
        <w:rPr>
          <w:rFonts w:ascii="Adobe Thai" w:hAnsi="Adobe Thai" w:cs="Adobe Thai"/>
        </w:rPr>
        <w:t xml:space="preserve"> par constantes localisées</w:t>
      </w:r>
      <w:r w:rsidR="005907CB" w:rsidRPr="00DE50E0">
        <w:rPr>
          <w:rFonts w:ascii="Adobe Thai" w:hAnsi="Adobe Thai" w:cs="Adobe Thai"/>
        </w:rPr>
        <w:t xml:space="preserve"> </w:t>
      </w:r>
      <w:r w:rsidRPr="00DE50E0">
        <w:rPr>
          <w:rFonts w:ascii="Adobe Thai" w:hAnsi="Adobe Thai" w:cs="Adobe Thai"/>
        </w:rPr>
        <w:t>(</w:t>
      </w:r>
      <w:proofErr w:type="spellStart"/>
      <w:r w:rsidRPr="00DE50E0">
        <w:rPr>
          <w:rFonts w:ascii="Adobe Thai" w:hAnsi="Adobe Thai" w:cs="Adobe Thai"/>
        </w:rPr>
        <w:t>lumped-element</w:t>
      </w:r>
      <w:proofErr w:type="spellEnd"/>
      <w:r w:rsidRPr="00DE50E0">
        <w:rPr>
          <w:rFonts w:ascii="Adobe Thai" w:hAnsi="Adobe Thai" w:cs="Adobe Thai"/>
        </w:rPr>
        <w:t xml:space="preserve"> model)</w:t>
      </w:r>
      <w:bookmarkEnd w:id="289"/>
    </w:p>
    <w:p w14:paraId="1491C080" w14:textId="77777777" w:rsidR="00545C9A" w:rsidRPr="00DE50E0" w:rsidRDefault="00545C9A" w:rsidP="00E07642">
      <w:pPr>
        <w:spacing w:line="276" w:lineRule="auto"/>
        <w:rPr>
          <w:rFonts w:ascii="Adobe Thai" w:hAnsi="Adobe Thai" w:cs="Adobe Thai"/>
        </w:rPr>
      </w:pPr>
    </w:p>
    <w:p w14:paraId="5D48C561" w14:textId="1D82BB27" w:rsidR="00482F59" w:rsidRPr="00DE50E0" w:rsidRDefault="00545C9A" w:rsidP="00E07642">
      <w:pPr>
        <w:spacing w:line="276" w:lineRule="auto"/>
        <w:jc w:val="both"/>
        <w:rPr>
          <w:rFonts w:ascii="Adobe Thai" w:hAnsi="Adobe Thai" w:cs="Adobe Thai"/>
        </w:rPr>
      </w:pPr>
      <w:r w:rsidRPr="00DE50E0">
        <w:rPr>
          <w:rFonts w:ascii="Adobe Thai" w:hAnsi="Adobe Thai" w:cs="Adobe Thai"/>
        </w:rPr>
        <w:t xml:space="preserve">L’approche par constantes </w:t>
      </w:r>
      <w:r w:rsidR="007F24E2" w:rsidRPr="00DE50E0">
        <w:rPr>
          <w:rFonts w:ascii="Adobe Thai" w:hAnsi="Adobe Thai" w:cs="Adobe Thai"/>
        </w:rPr>
        <w:t>localisées permet de</w:t>
      </w:r>
      <w:r w:rsidRPr="00DE50E0">
        <w:rPr>
          <w:rFonts w:ascii="Adobe Thai" w:hAnsi="Adobe Thai" w:cs="Adobe Thai"/>
        </w:rPr>
        <w:t xml:space="preserve"> simplifier </w:t>
      </w:r>
      <w:r w:rsidR="00CB4FC8" w:rsidRPr="00DE50E0">
        <w:rPr>
          <w:rFonts w:ascii="Adobe Thai" w:hAnsi="Adobe Thai" w:cs="Adobe Thai"/>
        </w:rPr>
        <w:t>la représentation</w:t>
      </w:r>
      <w:r w:rsidRPr="00DE50E0">
        <w:rPr>
          <w:rFonts w:ascii="Adobe Thai" w:hAnsi="Adobe Thai" w:cs="Adobe Thai"/>
        </w:rPr>
        <w:t xml:space="preserve"> d’un système </w:t>
      </w:r>
      <w:r w:rsidR="007F24E2" w:rsidRPr="00DE50E0">
        <w:rPr>
          <w:rFonts w:ascii="Adobe Thai" w:hAnsi="Adobe Thai" w:cs="Adobe Thai"/>
        </w:rPr>
        <w:t xml:space="preserve">acoustique </w:t>
      </w:r>
      <w:r w:rsidRPr="00DE50E0">
        <w:rPr>
          <w:rFonts w:ascii="Adobe Thai" w:hAnsi="Adobe Thai" w:cs="Adobe Thai"/>
        </w:rPr>
        <w:t>complexe</w:t>
      </w:r>
      <w:r w:rsidR="007F24E2" w:rsidRPr="00DE50E0">
        <w:rPr>
          <w:rFonts w:ascii="Adobe Thai" w:hAnsi="Adobe Thai" w:cs="Adobe Thai"/>
        </w:rPr>
        <w:t>. Elle consiste à étudier ponctuellement la vitesse acoustique en fonction de la pression acoustique et ainsi à restreindre</w:t>
      </w:r>
      <w:r w:rsidR="00CB4FC8" w:rsidRPr="00DE50E0">
        <w:rPr>
          <w:rFonts w:ascii="Adobe Thai" w:hAnsi="Adobe Thai" w:cs="Adobe Thai"/>
        </w:rPr>
        <w:t xml:space="preserve"> l’étude du</w:t>
      </w:r>
      <w:r w:rsidR="007F24E2" w:rsidRPr="00DE50E0">
        <w:rPr>
          <w:rFonts w:ascii="Adobe Thai" w:hAnsi="Adobe Thai" w:cs="Adobe Thai"/>
        </w:rPr>
        <w:t xml:space="preserve"> système </w:t>
      </w:r>
      <w:r w:rsidRPr="00DE50E0">
        <w:rPr>
          <w:rFonts w:ascii="Adobe Thai" w:hAnsi="Adobe Thai" w:cs="Adobe Thai"/>
        </w:rPr>
        <w:t xml:space="preserve">à un seul degré de </w:t>
      </w:r>
      <w:r w:rsidR="007F24E2" w:rsidRPr="00DE50E0">
        <w:rPr>
          <w:rFonts w:ascii="Adobe Thai" w:hAnsi="Adobe Thai" w:cs="Adobe Thai"/>
        </w:rPr>
        <w:t>liberté</w:t>
      </w:r>
      <w:r w:rsidRPr="00DE50E0">
        <w:rPr>
          <w:rFonts w:ascii="Adobe Thai" w:hAnsi="Adobe Thai" w:cs="Adobe Thai"/>
        </w:rPr>
        <w:t>.</w:t>
      </w:r>
      <w:r w:rsidR="007F24E2" w:rsidRPr="00DE50E0">
        <w:rPr>
          <w:rFonts w:ascii="Adobe Thai" w:hAnsi="Adobe Thai" w:cs="Adobe Thai"/>
        </w:rPr>
        <w:t xml:space="preserve"> Dans ce système</w:t>
      </w:r>
      <w:r w:rsidR="0029106C" w:rsidRPr="00DE50E0">
        <w:rPr>
          <w:rFonts w:ascii="Adobe Thai" w:hAnsi="Adobe Thai" w:cs="Adobe Thai"/>
        </w:rPr>
        <w:t>,</w:t>
      </w:r>
      <w:r w:rsidR="007F24E2" w:rsidRPr="00DE50E0">
        <w:rPr>
          <w:rFonts w:ascii="Adobe Thai" w:hAnsi="Adobe Thai" w:cs="Adobe Thai"/>
        </w:rPr>
        <w:t xml:space="preserve"> l</w:t>
      </w:r>
      <w:r w:rsidR="00B27FEC" w:rsidRPr="00DE50E0">
        <w:rPr>
          <w:rFonts w:ascii="Adobe Thai" w:hAnsi="Adobe Thai" w:cs="Adobe Thai"/>
        </w:rPr>
        <w:t xml:space="preserve">es effets d’inertie, d’amortissement et de raideur </w:t>
      </w:r>
      <w:r w:rsidR="007F24E2" w:rsidRPr="00DE50E0">
        <w:rPr>
          <w:rFonts w:ascii="Adobe Thai" w:hAnsi="Adobe Thai" w:cs="Adobe Thai"/>
        </w:rPr>
        <w:t xml:space="preserve">qui </w:t>
      </w:r>
      <w:del w:id="290" w:author="Dupont, Thomas" w:date="2024-01-05T16:41:00Z">
        <w:r w:rsidR="007F24E2" w:rsidRPr="00DE50E0" w:rsidDel="001602D5">
          <w:rPr>
            <w:rFonts w:ascii="Adobe Thai" w:hAnsi="Adobe Thai" w:cs="Adobe Thai"/>
          </w:rPr>
          <w:delText>caractérisent</w:delText>
        </w:r>
      </w:del>
      <w:ins w:id="291" w:author="Dupont, Thomas" w:date="2024-01-05T16:41:00Z">
        <w:r w:rsidR="001602D5" w:rsidRPr="00DE50E0">
          <w:rPr>
            <w:rFonts w:ascii="Adobe Thai" w:hAnsi="Adobe Thai" w:cs="Adobe Thai"/>
          </w:rPr>
          <w:t>caractérisent</w:t>
        </w:r>
      </w:ins>
      <w:r w:rsidR="007F24E2" w:rsidRPr="00DE50E0">
        <w:rPr>
          <w:rFonts w:ascii="Adobe Thai" w:hAnsi="Adobe Thai" w:cs="Adobe Thai"/>
        </w:rPr>
        <w:t xml:space="preserve"> l’impédance au point d’étude peuvent être modélisés par des composants électroniques idéaux </w:t>
      </w:r>
      <w:r w:rsidR="0029106C" w:rsidRPr="00DE50E0">
        <w:rPr>
          <w:rFonts w:ascii="Adobe Thai" w:hAnsi="Adobe Thai" w:cs="Adobe Thai"/>
        </w:rPr>
        <w:t xml:space="preserve">(bobine, résistance, condensateur) </w:t>
      </w:r>
      <w:r w:rsidR="007F24E2" w:rsidRPr="00DE50E0">
        <w:rPr>
          <w:rFonts w:ascii="Adobe Thai" w:hAnsi="Adobe Thai" w:cs="Adobe Thai"/>
        </w:rPr>
        <w:t xml:space="preserve">dans un circuit électronique </w:t>
      </w:r>
      <w:r w:rsidR="0029106C" w:rsidRPr="00DE50E0">
        <w:rPr>
          <w:rFonts w:ascii="Adobe Thai" w:hAnsi="Adobe Thai" w:cs="Adobe Thai"/>
        </w:rPr>
        <w:t>équivalent. Cette approche permet notamment de décrire les systèmes résonnants comme les résonateurs de Helmholtz. Elle a en effet été exploitée par Xu</w:t>
      </w:r>
      <w:r w:rsidR="0029106C" w:rsidRPr="00DE50E0">
        <w:rPr>
          <w:rStyle w:val="Appelnotedebasdep"/>
          <w:rFonts w:ascii="Adobe Thai" w:hAnsi="Adobe Thai" w:cs="Adobe Thai"/>
        </w:rPr>
        <w:t xml:space="preserve"> </w:t>
      </w:r>
      <w:r w:rsidR="0029106C" w:rsidRPr="00DE50E0">
        <w:rPr>
          <w:rStyle w:val="Appeldenotedefin"/>
          <w:rFonts w:ascii="Adobe Thai" w:hAnsi="Adobe Thai" w:cs="Adobe Thai"/>
        </w:rPr>
        <w:endnoteReference w:id="25"/>
      </w:r>
      <w:r w:rsidR="0029106C" w:rsidRPr="00DE50E0">
        <w:rPr>
          <w:rFonts w:ascii="Adobe Thai" w:hAnsi="Adobe Thai" w:cs="Adobe Thai"/>
        </w:rPr>
        <w:t xml:space="preserve"> pour prédire le comportement acoustique d’un double résonateur de Helmholtz.</w:t>
      </w:r>
      <w:r w:rsidR="00482F59" w:rsidRPr="00DE50E0">
        <w:rPr>
          <w:rFonts w:ascii="Adobe Thai" w:hAnsi="Adobe Thai" w:cs="Adobe Thai"/>
        </w:rPr>
        <w:t xml:space="preserve"> </w:t>
      </w:r>
      <w:r w:rsidR="0029106C" w:rsidRPr="00DE50E0">
        <w:rPr>
          <w:rFonts w:ascii="Adobe Thai" w:hAnsi="Adobe Thai" w:cs="Adobe Thai"/>
        </w:rPr>
        <w:t>Lopez</w:t>
      </w:r>
      <w:r w:rsidR="0029106C" w:rsidRPr="00DE50E0">
        <w:rPr>
          <w:rStyle w:val="Appeldenotedefin"/>
          <w:rFonts w:ascii="Adobe Thai" w:hAnsi="Adobe Thai" w:cs="Adobe Thai"/>
        </w:rPr>
        <w:endnoteReference w:id="26"/>
      </w:r>
      <w:r w:rsidR="0029106C" w:rsidRPr="00DE50E0">
        <w:rPr>
          <w:rFonts w:ascii="Adobe Thai" w:hAnsi="Adobe Thai" w:cs="Adobe Thai"/>
        </w:rPr>
        <w:t xml:space="preserve"> propose</w:t>
      </w:r>
      <w:r w:rsidR="00482F59" w:rsidRPr="00DE50E0">
        <w:rPr>
          <w:rFonts w:ascii="Adobe Thai" w:hAnsi="Adobe Thai" w:cs="Adobe Thai"/>
        </w:rPr>
        <w:t xml:space="preserve"> également de décrire la solution acoustique de Dupont</w:t>
      </w:r>
      <w:r w:rsidR="00482F59" w:rsidRPr="00DE50E0">
        <w:rPr>
          <w:rStyle w:val="Appeldenotedefin"/>
          <w:rFonts w:ascii="Adobe Thai" w:hAnsi="Adobe Thai" w:cs="Adobe Thai"/>
        </w:rPr>
        <w:endnoteReference w:id="27"/>
      </w:r>
      <w:r w:rsidR="0029106C" w:rsidRPr="00DE50E0">
        <w:rPr>
          <w:rFonts w:ascii="Adobe Thai" w:hAnsi="Adobe Thai" w:cs="Adobe Thai"/>
        </w:rPr>
        <w:t xml:space="preserve"> sous la forme d’un système de masses et de ressorts en série.</w:t>
      </w:r>
    </w:p>
    <w:p w14:paraId="04CC5E01" w14:textId="1870AB43" w:rsidR="005A712B" w:rsidRPr="00DE50E0" w:rsidRDefault="002766EC" w:rsidP="00E07642">
      <w:pPr>
        <w:spacing w:line="276" w:lineRule="auto"/>
        <w:jc w:val="both"/>
        <w:rPr>
          <w:rFonts w:ascii="Adobe Thai" w:hAnsi="Adobe Thai" w:cs="Adobe Thai"/>
        </w:rPr>
      </w:pPr>
      <w:r w:rsidRPr="00DE50E0">
        <w:rPr>
          <w:rFonts w:ascii="Adobe Thai" w:hAnsi="Adobe Thai" w:cs="Adobe Thai"/>
          <w:noProof/>
        </w:rPr>
        <w:drawing>
          <wp:anchor distT="0" distB="0" distL="114300" distR="114300" simplePos="0" relativeHeight="251653120" behindDoc="0" locked="0" layoutInCell="1" allowOverlap="1" wp14:anchorId="18CA984D" wp14:editId="3A542FB7">
            <wp:simplePos x="0" y="0"/>
            <wp:positionH relativeFrom="column">
              <wp:posOffset>1019810</wp:posOffset>
            </wp:positionH>
            <wp:positionV relativeFrom="paragraph">
              <wp:posOffset>27496</wp:posOffset>
            </wp:positionV>
            <wp:extent cx="1049020" cy="1399540"/>
            <wp:effectExtent l="0" t="0" r="0" b="0"/>
            <wp:wrapSquare wrapText="bothSides"/>
            <wp:docPr id="1207981364" name="Image 1" descr="Une image contenant texte, capture d’écran, Police, Graphiqu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981364" name="Image 1" descr="Une image contenant texte, capture d’écran, Police, Graphique&#10;&#10;Description générée automatiquement"/>
                    <pic:cNvPicPr/>
                  </pic:nvPicPr>
                  <pic:blipFill>
                    <a:blip r:embed="rId27" cstate="print">
                      <a:extLst>
                        <a:ext uri="{28A0092B-C50C-407E-A947-70E740481C1C}">
                          <a14:useLocalDpi xmlns:a14="http://schemas.microsoft.com/office/drawing/2010/main" val="0"/>
                        </a:ext>
                      </a:extLst>
                    </a:blip>
                    <a:stretch>
                      <a:fillRect/>
                    </a:stretch>
                  </pic:blipFill>
                  <pic:spPr>
                    <a:xfrm>
                      <a:off x="0" y="0"/>
                      <a:ext cx="1049020" cy="1399540"/>
                    </a:xfrm>
                    <a:prstGeom prst="rect">
                      <a:avLst/>
                    </a:prstGeom>
                  </pic:spPr>
                </pic:pic>
              </a:graphicData>
            </a:graphic>
          </wp:anchor>
        </w:drawing>
      </w:r>
      <w:r w:rsidR="006C7507" w:rsidRPr="00DE50E0">
        <w:rPr>
          <w:rFonts w:ascii="Adobe Thai" w:hAnsi="Adobe Thai" w:cs="Adobe Thai"/>
          <w:noProof/>
        </w:rPr>
        <w:drawing>
          <wp:anchor distT="0" distB="0" distL="114300" distR="114300" simplePos="0" relativeHeight="251670528" behindDoc="0" locked="0" layoutInCell="1" allowOverlap="1" wp14:anchorId="6AF76B58" wp14:editId="7D8FD4F2">
            <wp:simplePos x="0" y="0"/>
            <wp:positionH relativeFrom="column">
              <wp:posOffset>2328154</wp:posOffset>
            </wp:positionH>
            <wp:positionV relativeFrom="paragraph">
              <wp:posOffset>99695</wp:posOffset>
            </wp:positionV>
            <wp:extent cx="2702658" cy="1159176"/>
            <wp:effectExtent l="0" t="0" r="0" b="0"/>
            <wp:wrapSquare wrapText="bothSides"/>
            <wp:docPr id="498328861" name="Image 1" descr="Une image contenant diagramme, ligne, Rectangle, Pla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328861" name="Image 1" descr="Une image contenant diagramme, ligne, Rectangle, Plan&#10;&#10;Description générée automatiquement"/>
                    <pic:cNvPicPr/>
                  </pic:nvPicPr>
                  <pic:blipFill>
                    <a:blip r:embed="rId28" cstate="print">
                      <a:extLst>
                        <a:ext uri="{28A0092B-C50C-407E-A947-70E740481C1C}">
                          <a14:useLocalDpi xmlns:a14="http://schemas.microsoft.com/office/drawing/2010/main" val="0"/>
                        </a:ext>
                      </a:extLst>
                    </a:blip>
                    <a:stretch>
                      <a:fillRect/>
                    </a:stretch>
                  </pic:blipFill>
                  <pic:spPr>
                    <a:xfrm>
                      <a:off x="0" y="0"/>
                      <a:ext cx="2702658" cy="1159176"/>
                    </a:xfrm>
                    <a:prstGeom prst="rect">
                      <a:avLst/>
                    </a:prstGeom>
                  </pic:spPr>
                </pic:pic>
              </a:graphicData>
            </a:graphic>
          </wp:anchor>
        </w:drawing>
      </w:r>
    </w:p>
    <w:p w14:paraId="1D573EE3" w14:textId="61F00EDB" w:rsidR="005A712B" w:rsidRPr="00DE50E0" w:rsidRDefault="005A712B" w:rsidP="00E07642">
      <w:pPr>
        <w:spacing w:line="276" w:lineRule="auto"/>
        <w:jc w:val="both"/>
        <w:rPr>
          <w:rFonts w:ascii="Adobe Thai" w:hAnsi="Adobe Thai" w:cs="Adobe Thai"/>
        </w:rPr>
      </w:pPr>
    </w:p>
    <w:p w14:paraId="4FE82A8E" w14:textId="7C15D939" w:rsidR="00482F59" w:rsidRPr="00DE50E0" w:rsidRDefault="00482F59" w:rsidP="00E07642">
      <w:pPr>
        <w:spacing w:line="276" w:lineRule="auto"/>
        <w:jc w:val="both"/>
        <w:rPr>
          <w:rFonts w:ascii="Adobe Thai" w:hAnsi="Adobe Thai" w:cs="Adobe Thai"/>
        </w:rPr>
      </w:pPr>
    </w:p>
    <w:p w14:paraId="582630D5" w14:textId="77777777" w:rsidR="002A53FA" w:rsidRPr="00DE50E0" w:rsidRDefault="002A53FA" w:rsidP="00E07642">
      <w:pPr>
        <w:spacing w:line="276" w:lineRule="auto"/>
        <w:rPr>
          <w:rFonts w:ascii="Adobe Thai" w:hAnsi="Adobe Thai" w:cs="Adobe Thai"/>
        </w:rPr>
      </w:pPr>
    </w:p>
    <w:p w14:paraId="653D8208" w14:textId="77777777" w:rsidR="00180E13" w:rsidRPr="00DE50E0" w:rsidRDefault="00180E13" w:rsidP="00E07642">
      <w:pPr>
        <w:spacing w:line="276" w:lineRule="auto"/>
        <w:jc w:val="center"/>
        <w:rPr>
          <w:rFonts w:ascii="Adobe Thai" w:hAnsi="Adobe Thai" w:cs="Adobe Thai"/>
          <w:i/>
          <w:iCs/>
        </w:rPr>
      </w:pPr>
    </w:p>
    <w:p w14:paraId="5AA7C761" w14:textId="37DF60C2" w:rsidR="002A53FA" w:rsidRPr="00DE50E0" w:rsidRDefault="002A53FA" w:rsidP="00E07642">
      <w:pPr>
        <w:spacing w:line="276" w:lineRule="auto"/>
        <w:jc w:val="center"/>
        <w:rPr>
          <w:rStyle w:val="Accentuationlgre"/>
          <w:rFonts w:ascii="Adobe Thai" w:hAnsi="Adobe Thai" w:cs="Adobe Thai"/>
        </w:rPr>
      </w:pPr>
      <w:r w:rsidRPr="00DE50E0">
        <w:rPr>
          <w:rStyle w:val="Accentuationlgre"/>
          <w:rFonts w:ascii="Adobe Thai" w:hAnsi="Adobe Thai" w:cs="Adobe Thai"/>
        </w:rPr>
        <w:t>Figure</w:t>
      </w:r>
      <w:r w:rsidR="005F2EE3" w:rsidRPr="00DE50E0">
        <w:rPr>
          <w:rStyle w:val="Accentuationlgre"/>
          <w:rFonts w:ascii="Adobe Thai" w:hAnsi="Adobe Thai" w:cs="Adobe Thai"/>
        </w:rPr>
        <w:t xml:space="preserve"> 12</w:t>
      </w:r>
      <w:r w:rsidRPr="00DE50E0">
        <w:rPr>
          <w:rStyle w:val="Accentuationlgre"/>
          <w:rFonts w:ascii="Adobe Thai" w:hAnsi="Adobe Thai" w:cs="Adobe Thai"/>
        </w:rPr>
        <w:t xml:space="preserve"> : Illustration de l’approche </w:t>
      </w:r>
      <w:r w:rsidR="002766EC">
        <w:rPr>
          <w:rStyle w:val="Accentuationlgre"/>
          <w:rFonts w:ascii="Adobe Thai" w:hAnsi="Adobe Thai" w:cs="Adobe Thai"/>
        </w:rPr>
        <w:t>par l</w:t>
      </w:r>
      <w:r w:rsidRPr="00DE50E0">
        <w:rPr>
          <w:rStyle w:val="Accentuationlgre"/>
          <w:rFonts w:ascii="Adobe Thai" w:hAnsi="Adobe Thai" w:cs="Adobe Thai"/>
        </w:rPr>
        <w:t>es constantes localisées pour un résonateur de Helmholtz</w:t>
      </w:r>
    </w:p>
    <w:p w14:paraId="7C309C6B" w14:textId="75F70B5D" w:rsidR="00482F59" w:rsidRPr="00DE50E0" w:rsidRDefault="000C5BA6" w:rsidP="00E07642">
      <w:pPr>
        <w:pStyle w:val="Titre2"/>
        <w:spacing w:line="276" w:lineRule="auto"/>
        <w:rPr>
          <w:rFonts w:ascii="Adobe Thai" w:hAnsi="Adobe Thai" w:cs="Adobe Thai"/>
        </w:rPr>
      </w:pPr>
      <w:bookmarkStart w:id="323" w:name="_Toc153965125"/>
      <w:commentRangeStart w:id="324"/>
      <w:r w:rsidRPr="00DE50E0">
        <w:rPr>
          <w:rFonts w:ascii="Adobe Thai" w:hAnsi="Adobe Thai" w:cs="Adobe Thai"/>
        </w:rPr>
        <w:t>M</w:t>
      </w:r>
      <w:r w:rsidR="00482F59" w:rsidRPr="00DE50E0">
        <w:rPr>
          <w:rFonts w:ascii="Adobe Thai" w:hAnsi="Adobe Thai" w:cs="Adobe Thai"/>
        </w:rPr>
        <w:t>atrice</w:t>
      </w:r>
      <w:r w:rsidRPr="00DE50E0">
        <w:rPr>
          <w:rFonts w:ascii="Adobe Thai" w:hAnsi="Adobe Thai" w:cs="Adobe Thai"/>
        </w:rPr>
        <w:t>s</w:t>
      </w:r>
      <w:r w:rsidR="00482F59" w:rsidRPr="00DE50E0">
        <w:rPr>
          <w:rFonts w:ascii="Adobe Thai" w:hAnsi="Adobe Thai" w:cs="Adobe Thai"/>
        </w:rPr>
        <w:t xml:space="preserve"> de transfert</w:t>
      </w:r>
      <w:bookmarkEnd w:id="323"/>
      <w:commentRangeEnd w:id="324"/>
      <w:r w:rsidR="001602D5">
        <w:rPr>
          <w:rStyle w:val="Marquedecommentaire"/>
          <w:rFonts w:asciiTheme="minorHAnsi" w:eastAsiaTheme="minorHAnsi" w:hAnsiTheme="minorHAnsi" w:cstheme="minorBidi"/>
          <w:color w:val="auto"/>
        </w:rPr>
        <w:commentReference w:id="324"/>
      </w:r>
    </w:p>
    <w:p w14:paraId="2A75E04F" w14:textId="77777777" w:rsidR="003A6E49" w:rsidRPr="00DE50E0" w:rsidRDefault="003A6E49" w:rsidP="00E07642">
      <w:pPr>
        <w:spacing w:line="276" w:lineRule="auto"/>
        <w:rPr>
          <w:rFonts w:ascii="Adobe Thai" w:hAnsi="Adobe Thai" w:cs="Adobe Thai"/>
        </w:rPr>
      </w:pPr>
    </w:p>
    <w:p w14:paraId="7B351ACB" w14:textId="6C657962" w:rsidR="00482F59" w:rsidRPr="00DE50E0" w:rsidRDefault="00482F59" w:rsidP="00E07642">
      <w:pPr>
        <w:spacing w:line="276" w:lineRule="auto"/>
        <w:jc w:val="both"/>
        <w:rPr>
          <w:rFonts w:ascii="Adobe Thai" w:hAnsi="Adobe Thai" w:cs="Adobe Thai"/>
        </w:rPr>
      </w:pPr>
      <w:r w:rsidRPr="006E4052">
        <w:rPr>
          <w:rFonts w:ascii="Adobe Thai" w:hAnsi="Adobe Thai" w:cs="Adobe Thai"/>
          <w:highlight w:val="cyan"/>
          <w:rPrChange w:id="325" w:author="Lopez, Maël" w:date="2023-12-22T08:41:00Z">
            <w:rPr>
              <w:rFonts w:ascii="Adobe Thai" w:hAnsi="Adobe Thai" w:cs="Adobe Thai"/>
            </w:rPr>
          </w:rPrChange>
        </w:rPr>
        <w:t>On</w:t>
      </w:r>
      <w:r w:rsidRPr="00DE50E0">
        <w:rPr>
          <w:rFonts w:ascii="Adobe Thai" w:hAnsi="Adobe Thai" w:cs="Adobe Thai"/>
        </w:rPr>
        <w:t xml:space="preserve"> a vu qu’il était commode de restreindre l’étude d’un système acoustique à une relation locale entre la pression et de la vitesse acoustique. La formulation de matrices de transferts permet de décrire simplement le comportement de systèmes dans lesquels la vitesse et la pression ne sont pas constantes et où il faut considérer la propagation des ondes. </w:t>
      </w:r>
    </w:p>
    <w:p w14:paraId="54BFD0E7" w14:textId="14C9153B" w:rsidR="00CB4FC8" w:rsidRPr="00DE50E0" w:rsidRDefault="00CB4FC8" w:rsidP="00E07642">
      <w:pPr>
        <w:spacing w:line="276" w:lineRule="auto"/>
        <w:jc w:val="both"/>
        <w:rPr>
          <w:rFonts w:ascii="Adobe Thai" w:hAnsi="Adobe Thai" w:cs="Adobe Thai"/>
        </w:rPr>
      </w:pPr>
      <w:r w:rsidRPr="00DE50E0">
        <w:rPr>
          <w:rFonts w:ascii="Adobe Thai" w:hAnsi="Adobe Thai" w:cs="Adobe Thai"/>
        </w:rPr>
        <w:t xml:space="preserve">Dans le cadre des solutions à réaction localisée, </w:t>
      </w:r>
      <w:r w:rsidRPr="006E4052">
        <w:rPr>
          <w:rFonts w:ascii="Adobe Thai" w:hAnsi="Adobe Thai" w:cs="Adobe Thai"/>
          <w:highlight w:val="cyan"/>
          <w:rPrChange w:id="326" w:author="Lopez, Maël" w:date="2023-12-22T08:41:00Z">
            <w:rPr>
              <w:rFonts w:ascii="Adobe Thai" w:hAnsi="Adobe Thai" w:cs="Adobe Thai"/>
            </w:rPr>
          </w:rPrChange>
        </w:rPr>
        <w:t>on</w:t>
      </w:r>
      <w:r w:rsidRPr="00DE50E0">
        <w:rPr>
          <w:rFonts w:ascii="Adobe Thai" w:hAnsi="Adobe Thai" w:cs="Adobe Thai"/>
        </w:rPr>
        <w:t xml:space="preserve"> peut en général faire l’hypothèse que les ondes sonores sont planes et se propagent dans les cavités normalement à la surface. </w:t>
      </w:r>
      <w:r w:rsidRPr="006E4052">
        <w:rPr>
          <w:rFonts w:ascii="Adobe Thai" w:hAnsi="Adobe Thai" w:cs="Adobe Thai"/>
          <w:highlight w:val="cyan"/>
          <w:rPrChange w:id="327" w:author="Lopez, Maël" w:date="2023-12-22T08:41:00Z">
            <w:rPr>
              <w:rFonts w:ascii="Adobe Thai" w:hAnsi="Adobe Thai" w:cs="Adobe Thai"/>
            </w:rPr>
          </w:rPrChange>
        </w:rPr>
        <w:t>On</w:t>
      </w:r>
      <w:r w:rsidRPr="00DE50E0">
        <w:rPr>
          <w:rFonts w:ascii="Adobe Thai" w:hAnsi="Adobe Thai" w:cs="Adobe Thai"/>
        </w:rPr>
        <w:t xml:space="preserve"> décrit l’état d’une section par sa pression et sa vitesse acoustique. Considérant l’équation de Helmholtz et ses solutions générales, on peut relier ces grandeurs pour les différentes sections par un calcul matriciel.</w:t>
      </w:r>
    </w:p>
    <w:p w14:paraId="3A89B8D8" w14:textId="4250972E" w:rsidR="00336EAE" w:rsidRPr="00DE50E0" w:rsidRDefault="00336EAE" w:rsidP="00E07642">
      <w:pPr>
        <w:spacing w:line="276" w:lineRule="auto"/>
        <w:jc w:val="both"/>
        <w:rPr>
          <w:rFonts w:ascii="Adobe Thai" w:hAnsi="Adobe Thai" w:cs="Adobe Thai"/>
        </w:rPr>
      </w:pPr>
    </w:p>
    <w:p w14:paraId="52674118" w14:textId="28C49415" w:rsidR="0057097F" w:rsidRPr="00DE50E0" w:rsidRDefault="00336EAE" w:rsidP="00E07642">
      <w:pPr>
        <w:spacing w:line="276" w:lineRule="auto"/>
        <w:jc w:val="both"/>
        <w:rPr>
          <w:rFonts w:ascii="Adobe Thai" w:hAnsi="Adobe Thai" w:cs="Adobe Thai"/>
        </w:rPr>
      </w:pPr>
      <w:commentRangeStart w:id="328"/>
      <w:r w:rsidRPr="00DE50E0">
        <w:rPr>
          <w:rFonts w:ascii="Adobe Thai" w:hAnsi="Adobe Thai" w:cs="Adobe Thai"/>
          <w:noProof/>
        </w:rPr>
        <w:drawing>
          <wp:anchor distT="0" distB="0" distL="114300" distR="114300" simplePos="0" relativeHeight="251662336" behindDoc="0" locked="0" layoutInCell="1" allowOverlap="1" wp14:anchorId="2E09958F" wp14:editId="6A5A6AA3">
            <wp:simplePos x="0" y="0"/>
            <wp:positionH relativeFrom="column">
              <wp:posOffset>287655</wp:posOffset>
            </wp:positionH>
            <wp:positionV relativeFrom="paragraph">
              <wp:posOffset>8890</wp:posOffset>
            </wp:positionV>
            <wp:extent cx="2414270" cy="1423035"/>
            <wp:effectExtent l="0" t="0" r="0" b="0"/>
            <wp:wrapSquare wrapText="bothSides"/>
            <wp:docPr id="557120146" name="Image 1" descr="Une image contenant texte, croquis, diagramme, lign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120146" name="Image 1" descr="Une image contenant texte, croquis, diagramme, ligne&#10;&#10;Description générée automatiquement"/>
                    <pic:cNvPicPr/>
                  </pic:nvPicPr>
                  <pic:blipFill>
                    <a:blip r:embed="rId29" cstate="print">
                      <a:extLst>
                        <a:ext uri="{28A0092B-C50C-407E-A947-70E740481C1C}">
                          <a14:useLocalDpi xmlns:a14="http://schemas.microsoft.com/office/drawing/2010/main" val="0"/>
                        </a:ext>
                      </a:extLst>
                    </a:blip>
                    <a:stretch>
                      <a:fillRect/>
                    </a:stretch>
                  </pic:blipFill>
                  <pic:spPr>
                    <a:xfrm>
                      <a:off x="0" y="0"/>
                      <a:ext cx="2414270" cy="1423035"/>
                    </a:xfrm>
                    <a:prstGeom prst="rect">
                      <a:avLst/>
                    </a:prstGeom>
                  </pic:spPr>
                </pic:pic>
              </a:graphicData>
            </a:graphic>
          </wp:anchor>
        </w:drawing>
      </w:r>
      <w:commentRangeEnd w:id="328"/>
      <w:r w:rsidR="006E4052">
        <w:rPr>
          <w:rStyle w:val="Marquedecommentaire"/>
        </w:rPr>
        <w:commentReference w:id="328"/>
      </w:r>
    </w:p>
    <w:p w14:paraId="263DE512" w14:textId="24F3C653" w:rsidR="00ED1D16" w:rsidRPr="00DE50E0" w:rsidRDefault="00336EAE" w:rsidP="00E07642">
      <w:pPr>
        <w:spacing w:line="276" w:lineRule="auto"/>
        <w:jc w:val="both"/>
        <w:rPr>
          <w:rFonts w:ascii="Adobe Thai" w:hAnsi="Adobe Thai" w:cs="Adobe Thai"/>
        </w:rPr>
      </w:pPr>
      <w:r w:rsidRPr="00DE50E0">
        <w:rPr>
          <w:rFonts w:ascii="Adobe Thai" w:eastAsiaTheme="minorEastAsia" w:hAnsi="Adobe Thai" w:cs="Adobe Thai"/>
          <w:i/>
        </w:rPr>
        <w:t xml:space="preserve">  </w:t>
      </w:r>
      <m:oMath>
        <m:d>
          <m:dPr>
            <m:ctrlPr>
              <w:rPr>
                <w:rFonts w:ascii="Cambria Math" w:eastAsiaTheme="minorEastAsia" w:hAnsi="Cambria Math" w:cs="Adobe Thai"/>
                <w:i/>
              </w:rPr>
            </m:ctrlPr>
          </m:dPr>
          <m:e>
            <m:f>
              <m:fPr>
                <m:type m:val="noBar"/>
                <m:ctrlPr>
                  <w:rPr>
                    <w:rFonts w:ascii="Cambria Math" w:eastAsiaTheme="minorEastAsia" w:hAnsi="Cambria Math" w:cs="Adobe Thai"/>
                    <w:i/>
                  </w:rPr>
                </m:ctrlPr>
              </m:fPr>
              <m:num>
                <m:sSub>
                  <m:sSubPr>
                    <m:ctrlPr>
                      <w:rPr>
                        <w:rFonts w:ascii="Cambria Math" w:eastAsiaTheme="minorEastAsia" w:hAnsi="Cambria Math" w:cs="Adobe Thai"/>
                        <w:i/>
                      </w:rPr>
                    </m:ctrlPr>
                  </m:sSubPr>
                  <m:e>
                    <m:r>
                      <w:rPr>
                        <w:rFonts w:ascii="Cambria Math" w:eastAsiaTheme="minorEastAsia" w:hAnsi="Cambria Math" w:cs="Adobe Thai"/>
                      </w:rPr>
                      <m:t>p</m:t>
                    </m:r>
                  </m:e>
                  <m:sub>
                    <m:r>
                      <w:rPr>
                        <w:rFonts w:ascii="Cambria Math" w:eastAsiaTheme="minorEastAsia" w:hAnsi="Cambria Math" w:cs="Adobe Thai"/>
                      </w:rPr>
                      <m:t>1</m:t>
                    </m:r>
                  </m:sub>
                </m:sSub>
              </m:num>
              <m:den>
                <m:sSub>
                  <m:sSubPr>
                    <m:ctrlPr>
                      <w:rPr>
                        <w:rFonts w:ascii="Cambria Math" w:eastAsiaTheme="minorEastAsia" w:hAnsi="Cambria Math" w:cs="Adobe Thai"/>
                        <w:i/>
                      </w:rPr>
                    </m:ctrlPr>
                  </m:sSubPr>
                  <m:e>
                    <m:r>
                      <w:rPr>
                        <w:rFonts w:ascii="Cambria Math" w:eastAsiaTheme="minorEastAsia" w:hAnsi="Cambria Math" w:cs="Adobe Thai"/>
                      </w:rPr>
                      <m:t>v</m:t>
                    </m:r>
                  </m:e>
                  <m:sub>
                    <m:r>
                      <w:rPr>
                        <w:rFonts w:ascii="Cambria Math" w:eastAsiaTheme="minorEastAsia" w:hAnsi="Cambria Math" w:cs="Adobe Thai"/>
                      </w:rPr>
                      <m:t>1</m:t>
                    </m:r>
                  </m:sub>
                </m:sSub>
              </m:den>
            </m:f>
          </m:e>
        </m:d>
        <m:r>
          <w:rPr>
            <w:rFonts w:ascii="Cambria Math" w:eastAsiaTheme="minorEastAsia" w:hAnsi="Cambria Math" w:cs="Adobe Thai"/>
          </w:rPr>
          <m:t>=</m:t>
        </m:r>
        <m:d>
          <m:dPr>
            <m:ctrlPr>
              <w:rPr>
                <w:rFonts w:ascii="Cambria Math" w:eastAsiaTheme="minorEastAsia" w:hAnsi="Cambria Math" w:cs="Adobe Thai"/>
                <w:i/>
              </w:rPr>
            </m:ctrlPr>
          </m:dPr>
          <m:e>
            <m:m>
              <m:mPr>
                <m:mcs>
                  <m:mc>
                    <m:mcPr>
                      <m:count m:val="2"/>
                      <m:mcJc m:val="center"/>
                    </m:mcPr>
                  </m:mc>
                </m:mcs>
                <m:ctrlPr>
                  <w:rPr>
                    <w:rFonts w:ascii="Cambria Math" w:eastAsiaTheme="minorEastAsia" w:hAnsi="Cambria Math" w:cs="Adobe Thai"/>
                    <w:i/>
                  </w:rPr>
                </m:ctrlPr>
              </m:mPr>
              <m:mr>
                <m:e>
                  <m:r>
                    <m:rPr>
                      <m:sty m:val="p"/>
                    </m:rPr>
                    <w:rPr>
                      <w:rFonts w:ascii="Cambria Math" w:hAnsi="Cambria Math" w:cs="Adobe Thai"/>
                    </w:rPr>
                    <m:t>cos⁡</m:t>
                  </m:r>
                  <m:r>
                    <w:rPr>
                      <w:rFonts w:ascii="Cambria Math" w:hAnsi="Cambria Math" w:cs="Adobe Thai"/>
                    </w:rPr>
                    <m:t>(kL)</m:t>
                  </m:r>
                </m:e>
                <m:e>
                  <m:r>
                    <w:rPr>
                      <w:rFonts w:ascii="Cambria Math" w:hAnsi="Cambria Math" w:cs="Adobe Thai"/>
                    </w:rPr>
                    <m:t>j</m:t>
                  </m:r>
                  <m:sSub>
                    <m:sSubPr>
                      <m:ctrlPr>
                        <w:rPr>
                          <w:rFonts w:ascii="Cambria Math" w:hAnsi="Cambria Math" w:cs="Adobe Thai"/>
                          <w:i/>
                        </w:rPr>
                      </m:ctrlPr>
                    </m:sSubPr>
                    <m:e>
                      <m:r>
                        <w:rPr>
                          <w:rFonts w:ascii="Cambria Math" w:hAnsi="Cambria Math" w:cs="Adobe Thai"/>
                        </w:rPr>
                        <m:t>ωZ</m:t>
                      </m:r>
                    </m:e>
                    <m:sub>
                      <m:r>
                        <w:rPr>
                          <w:rFonts w:ascii="Cambria Math" w:hAnsi="Cambria Math" w:cs="Adobe Thai"/>
                        </w:rPr>
                        <m:t>c</m:t>
                      </m:r>
                    </m:sub>
                  </m:sSub>
                  <m:r>
                    <m:rPr>
                      <m:sty m:val="p"/>
                    </m:rPr>
                    <w:rPr>
                      <w:rFonts w:ascii="Cambria Math" w:hAnsi="Cambria Math" w:cs="Adobe Thai"/>
                    </w:rPr>
                    <m:t>sin⁡</m:t>
                  </m:r>
                  <m:r>
                    <w:rPr>
                      <w:rFonts w:ascii="Cambria Math" w:hAnsi="Cambria Math" w:cs="Adobe Thai"/>
                    </w:rPr>
                    <m:t>(kL)</m:t>
                  </m:r>
                </m:e>
              </m:mr>
              <m:mr>
                <m:e>
                  <m:f>
                    <m:fPr>
                      <m:ctrlPr>
                        <w:rPr>
                          <w:rFonts w:ascii="Cambria Math" w:hAnsi="Cambria Math" w:cs="Adobe Thai"/>
                          <w:i/>
                        </w:rPr>
                      </m:ctrlPr>
                    </m:fPr>
                    <m:num>
                      <m:r>
                        <w:rPr>
                          <w:rFonts w:ascii="Cambria Math" w:hAnsi="Cambria Math" w:cs="Adobe Thai"/>
                        </w:rPr>
                        <m:t>jω</m:t>
                      </m:r>
                    </m:num>
                    <m:den>
                      <m:sSub>
                        <m:sSubPr>
                          <m:ctrlPr>
                            <w:rPr>
                              <w:rFonts w:ascii="Cambria Math" w:hAnsi="Cambria Math" w:cs="Adobe Thai"/>
                              <w:i/>
                            </w:rPr>
                          </m:ctrlPr>
                        </m:sSubPr>
                        <m:e>
                          <m:r>
                            <w:rPr>
                              <w:rFonts w:ascii="Cambria Math" w:hAnsi="Cambria Math" w:cs="Adobe Thai"/>
                            </w:rPr>
                            <m:t>Z</m:t>
                          </m:r>
                        </m:e>
                        <m:sub>
                          <m:r>
                            <w:rPr>
                              <w:rFonts w:ascii="Cambria Math" w:hAnsi="Cambria Math" w:cs="Adobe Thai"/>
                            </w:rPr>
                            <m:t>c</m:t>
                          </m:r>
                        </m:sub>
                      </m:sSub>
                    </m:den>
                  </m:f>
                  <m:r>
                    <m:rPr>
                      <m:sty m:val="p"/>
                    </m:rPr>
                    <w:rPr>
                      <w:rFonts w:ascii="Cambria Math" w:hAnsi="Cambria Math" w:cs="Adobe Thai"/>
                    </w:rPr>
                    <m:t>sin⁡</m:t>
                  </m:r>
                  <m:r>
                    <w:rPr>
                      <w:rFonts w:ascii="Cambria Math" w:hAnsi="Cambria Math" w:cs="Adobe Thai"/>
                    </w:rPr>
                    <m:t>(kL)</m:t>
                  </m:r>
                </m:e>
                <m:e>
                  <m:func>
                    <m:funcPr>
                      <m:ctrlPr>
                        <w:rPr>
                          <w:rFonts w:ascii="Cambria Math" w:hAnsi="Cambria Math" w:cs="Adobe Thai"/>
                        </w:rPr>
                      </m:ctrlPr>
                    </m:funcPr>
                    <m:fName>
                      <m:r>
                        <m:rPr>
                          <m:sty m:val="p"/>
                        </m:rPr>
                        <w:rPr>
                          <w:rFonts w:ascii="Cambria Math" w:hAnsi="Cambria Math" w:cs="Adobe Thai"/>
                        </w:rPr>
                        <m:t>cos</m:t>
                      </m:r>
                    </m:fName>
                    <m:e>
                      <m:d>
                        <m:dPr>
                          <m:ctrlPr>
                            <w:rPr>
                              <w:rFonts w:ascii="Cambria Math" w:hAnsi="Cambria Math" w:cs="Adobe Thai"/>
                              <w:i/>
                            </w:rPr>
                          </m:ctrlPr>
                        </m:dPr>
                        <m:e>
                          <m:r>
                            <w:rPr>
                              <w:rFonts w:ascii="Cambria Math" w:hAnsi="Cambria Math" w:cs="Adobe Thai"/>
                            </w:rPr>
                            <m:t>kL</m:t>
                          </m:r>
                        </m:e>
                      </m:d>
                    </m:e>
                  </m:func>
                </m:e>
              </m:mr>
            </m:m>
          </m:e>
        </m:d>
        <m:d>
          <m:dPr>
            <m:ctrlPr>
              <w:rPr>
                <w:rFonts w:ascii="Cambria Math" w:eastAsiaTheme="minorEastAsia" w:hAnsi="Cambria Math" w:cs="Adobe Thai"/>
                <w:i/>
              </w:rPr>
            </m:ctrlPr>
          </m:dPr>
          <m:e>
            <m:f>
              <m:fPr>
                <m:type m:val="noBar"/>
                <m:ctrlPr>
                  <w:rPr>
                    <w:rFonts w:ascii="Cambria Math" w:eastAsiaTheme="minorEastAsia" w:hAnsi="Cambria Math" w:cs="Adobe Thai"/>
                    <w:i/>
                  </w:rPr>
                </m:ctrlPr>
              </m:fPr>
              <m:num>
                <m:sSub>
                  <m:sSubPr>
                    <m:ctrlPr>
                      <w:rPr>
                        <w:rFonts w:ascii="Cambria Math" w:eastAsiaTheme="minorEastAsia" w:hAnsi="Cambria Math" w:cs="Adobe Thai"/>
                        <w:i/>
                      </w:rPr>
                    </m:ctrlPr>
                  </m:sSubPr>
                  <m:e>
                    <m:r>
                      <w:rPr>
                        <w:rFonts w:ascii="Cambria Math" w:eastAsiaTheme="minorEastAsia" w:hAnsi="Cambria Math" w:cs="Adobe Thai"/>
                      </w:rPr>
                      <m:t>p</m:t>
                    </m:r>
                  </m:e>
                  <m:sub>
                    <m:r>
                      <w:rPr>
                        <w:rFonts w:ascii="Cambria Math" w:eastAsiaTheme="minorEastAsia" w:hAnsi="Cambria Math" w:cs="Adobe Thai"/>
                      </w:rPr>
                      <m:t>2</m:t>
                    </m:r>
                  </m:sub>
                </m:sSub>
              </m:num>
              <m:den>
                <m:sSub>
                  <m:sSubPr>
                    <m:ctrlPr>
                      <w:rPr>
                        <w:rFonts w:ascii="Cambria Math" w:eastAsiaTheme="minorEastAsia" w:hAnsi="Cambria Math" w:cs="Adobe Thai"/>
                        <w:i/>
                      </w:rPr>
                    </m:ctrlPr>
                  </m:sSubPr>
                  <m:e>
                    <m:r>
                      <w:rPr>
                        <w:rFonts w:ascii="Cambria Math" w:eastAsiaTheme="minorEastAsia" w:hAnsi="Cambria Math" w:cs="Adobe Thai"/>
                      </w:rPr>
                      <m:t>v</m:t>
                    </m:r>
                  </m:e>
                  <m:sub>
                    <m:r>
                      <w:rPr>
                        <w:rFonts w:ascii="Cambria Math" w:eastAsiaTheme="minorEastAsia" w:hAnsi="Cambria Math" w:cs="Adobe Thai"/>
                      </w:rPr>
                      <m:t>2</m:t>
                    </m:r>
                  </m:sub>
                </m:sSub>
              </m:den>
            </m:f>
          </m:e>
        </m:d>
      </m:oMath>
    </w:p>
    <w:p w14:paraId="7C84E6BA" w14:textId="77777777" w:rsidR="00336EAE" w:rsidRPr="00DE50E0" w:rsidRDefault="00336EAE" w:rsidP="00E07642">
      <w:pPr>
        <w:spacing w:line="276" w:lineRule="auto"/>
        <w:jc w:val="center"/>
        <w:rPr>
          <w:rFonts w:ascii="Adobe Thai" w:hAnsi="Adobe Thai" w:cs="Adobe Thai"/>
          <w:i/>
          <w:iCs/>
        </w:rPr>
      </w:pPr>
    </w:p>
    <w:p w14:paraId="4D326153" w14:textId="77777777" w:rsidR="00336EAE" w:rsidRPr="00DE50E0" w:rsidRDefault="00336EAE" w:rsidP="002766EC">
      <w:pPr>
        <w:spacing w:line="276" w:lineRule="auto"/>
        <w:rPr>
          <w:rStyle w:val="Accentuationlgre"/>
          <w:rFonts w:ascii="Adobe Thai" w:hAnsi="Adobe Thai" w:cs="Adobe Thai"/>
        </w:rPr>
      </w:pPr>
    </w:p>
    <w:p w14:paraId="4D115F03" w14:textId="29C1305D" w:rsidR="00ED1D16" w:rsidRPr="00DE50E0" w:rsidRDefault="0057097F" w:rsidP="00E07642">
      <w:pPr>
        <w:spacing w:line="276" w:lineRule="auto"/>
        <w:jc w:val="center"/>
        <w:rPr>
          <w:rStyle w:val="Accentuationlgre"/>
          <w:rFonts w:ascii="Adobe Thai" w:hAnsi="Adobe Thai" w:cs="Adobe Thai"/>
        </w:rPr>
      </w:pPr>
      <w:r w:rsidRPr="00DE50E0">
        <w:rPr>
          <w:rStyle w:val="Accentuationlgre"/>
          <w:rFonts w:ascii="Adobe Thai" w:hAnsi="Adobe Thai" w:cs="Adobe Thai"/>
        </w:rPr>
        <w:t>Figure</w:t>
      </w:r>
      <w:r w:rsidR="005F2EE3" w:rsidRPr="00DE50E0">
        <w:rPr>
          <w:rStyle w:val="Accentuationlgre"/>
          <w:rFonts w:ascii="Adobe Thai" w:hAnsi="Adobe Thai" w:cs="Adobe Thai"/>
        </w:rPr>
        <w:t xml:space="preserve"> 13</w:t>
      </w:r>
      <w:r w:rsidRPr="00DE50E0">
        <w:rPr>
          <w:rStyle w:val="Accentuationlgre"/>
          <w:rFonts w:ascii="Adobe Thai" w:hAnsi="Adobe Thai" w:cs="Adobe Thai"/>
        </w:rPr>
        <w:t xml:space="preserve"> : Illustration de la méthode des matrices de transfert pour décrire la propagation dans un guide d’onde d’impédance caractéristique </w:t>
      </w:r>
      <m:oMath>
        <m:sSub>
          <m:sSubPr>
            <m:ctrlPr>
              <w:rPr>
                <w:rStyle w:val="Accentuationlgre"/>
                <w:rFonts w:ascii="Cambria Math" w:hAnsi="Cambria Math" w:cs="Adobe Thai"/>
                <w:i w:val="0"/>
                <w:iCs w:val="0"/>
              </w:rPr>
            </m:ctrlPr>
          </m:sSubPr>
          <m:e>
            <m:r>
              <w:rPr>
                <w:rStyle w:val="Accentuationlgre"/>
                <w:rFonts w:ascii="Cambria Math" w:hAnsi="Cambria Math" w:cs="Adobe Thai"/>
              </w:rPr>
              <m:t>Z</m:t>
            </m:r>
          </m:e>
          <m:sub>
            <m:r>
              <w:rPr>
                <w:rStyle w:val="Accentuationlgre"/>
                <w:rFonts w:ascii="Cambria Math" w:hAnsi="Cambria Math" w:cs="Adobe Thai"/>
              </w:rPr>
              <m:t>c</m:t>
            </m:r>
          </m:sub>
        </m:sSub>
      </m:oMath>
    </w:p>
    <w:p w14:paraId="2CBBE627" w14:textId="7974492C" w:rsidR="00ED1D16" w:rsidRPr="00DE50E0" w:rsidRDefault="00ED1D16" w:rsidP="00E07642">
      <w:pPr>
        <w:spacing w:line="276" w:lineRule="auto"/>
        <w:jc w:val="both"/>
        <w:rPr>
          <w:rFonts w:ascii="Adobe Thai" w:hAnsi="Adobe Thai" w:cs="Adobe Thai"/>
        </w:rPr>
      </w:pPr>
    </w:p>
    <w:p w14:paraId="275404D7" w14:textId="470E97A3" w:rsidR="003A6E49" w:rsidRPr="00DE50E0" w:rsidRDefault="003A6E49" w:rsidP="00E07642">
      <w:pPr>
        <w:pStyle w:val="Titre2"/>
        <w:spacing w:line="276" w:lineRule="auto"/>
        <w:rPr>
          <w:rFonts w:ascii="Adobe Thai" w:hAnsi="Adobe Thai" w:cs="Adobe Thai"/>
        </w:rPr>
      </w:pPr>
      <w:bookmarkStart w:id="329" w:name="_Toc153965126"/>
      <w:commentRangeStart w:id="330"/>
      <w:commentRangeStart w:id="331"/>
      <w:r w:rsidRPr="00DE50E0">
        <w:rPr>
          <w:rFonts w:ascii="Adobe Thai" w:hAnsi="Adobe Thai" w:cs="Adobe Thai"/>
        </w:rPr>
        <w:t xml:space="preserve">Pertes </w:t>
      </w:r>
      <w:proofErr w:type="spellStart"/>
      <w:r w:rsidR="00B7238A" w:rsidRPr="00DE50E0">
        <w:rPr>
          <w:rFonts w:ascii="Adobe Thai" w:hAnsi="Adobe Thai" w:cs="Adobe Thai"/>
        </w:rPr>
        <w:t>visco</w:t>
      </w:r>
      <w:proofErr w:type="spellEnd"/>
      <w:r w:rsidR="00B7238A" w:rsidRPr="00DE50E0">
        <w:rPr>
          <w:rFonts w:ascii="Adobe Thai" w:hAnsi="Adobe Thai" w:cs="Adobe Thai"/>
        </w:rPr>
        <w:t>-thermiques et modèle de</w:t>
      </w:r>
      <w:r w:rsidRPr="00DE50E0">
        <w:rPr>
          <w:rFonts w:ascii="Adobe Thai" w:hAnsi="Adobe Thai" w:cs="Adobe Thai"/>
        </w:rPr>
        <w:t xml:space="preserve"> </w:t>
      </w:r>
      <w:proofErr w:type="spellStart"/>
      <w:r w:rsidRPr="00DE50E0">
        <w:rPr>
          <w:rFonts w:ascii="Adobe Thai" w:hAnsi="Adobe Thai" w:cs="Adobe Thai"/>
        </w:rPr>
        <w:t>Zwikker</w:t>
      </w:r>
      <w:proofErr w:type="spellEnd"/>
      <w:r w:rsidRPr="00DE50E0">
        <w:rPr>
          <w:rFonts w:ascii="Adobe Thai" w:hAnsi="Adobe Thai" w:cs="Adobe Thai"/>
        </w:rPr>
        <w:t xml:space="preserve"> </w:t>
      </w:r>
      <w:r w:rsidR="00B7238A" w:rsidRPr="00DE50E0">
        <w:rPr>
          <w:rFonts w:ascii="Adobe Thai" w:hAnsi="Adobe Thai" w:cs="Adobe Thai"/>
        </w:rPr>
        <w:t>&amp;</w:t>
      </w:r>
      <w:r w:rsidRPr="00DE50E0">
        <w:rPr>
          <w:rFonts w:ascii="Adobe Thai" w:hAnsi="Adobe Thai" w:cs="Adobe Thai"/>
        </w:rPr>
        <w:t xml:space="preserve"> </w:t>
      </w:r>
      <w:proofErr w:type="spellStart"/>
      <w:r w:rsidR="00B7238A" w:rsidRPr="00DE50E0">
        <w:rPr>
          <w:rFonts w:ascii="Adobe Thai" w:hAnsi="Adobe Thai" w:cs="Adobe Thai"/>
        </w:rPr>
        <w:t>K</w:t>
      </w:r>
      <w:r w:rsidRPr="00DE50E0">
        <w:rPr>
          <w:rFonts w:ascii="Adobe Thai" w:hAnsi="Adobe Thai" w:cs="Adobe Thai"/>
        </w:rPr>
        <w:t>osten</w:t>
      </w:r>
      <w:bookmarkEnd w:id="329"/>
      <w:commentRangeEnd w:id="330"/>
      <w:proofErr w:type="spellEnd"/>
      <w:r w:rsidR="00890BA0">
        <w:rPr>
          <w:rStyle w:val="Marquedecommentaire"/>
          <w:rFonts w:asciiTheme="minorHAnsi" w:eastAsiaTheme="minorHAnsi" w:hAnsiTheme="minorHAnsi" w:cstheme="minorBidi"/>
          <w:color w:val="auto"/>
        </w:rPr>
        <w:commentReference w:id="330"/>
      </w:r>
      <w:commentRangeEnd w:id="331"/>
      <w:r w:rsidR="001602D5">
        <w:rPr>
          <w:rStyle w:val="Marquedecommentaire"/>
          <w:rFonts w:asciiTheme="minorHAnsi" w:eastAsiaTheme="minorHAnsi" w:hAnsiTheme="minorHAnsi" w:cstheme="minorBidi"/>
          <w:color w:val="auto"/>
        </w:rPr>
        <w:commentReference w:id="331"/>
      </w:r>
    </w:p>
    <w:p w14:paraId="35FF00AF" w14:textId="77777777" w:rsidR="00B7238A" w:rsidRPr="00DE50E0" w:rsidRDefault="00B7238A" w:rsidP="00E07642">
      <w:pPr>
        <w:spacing w:line="276" w:lineRule="auto"/>
        <w:rPr>
          <w:rFonts w:ascii="Adobe Thai" w:hAnsi="Adobe Thai" w:cs="Adobe Thai"/>
        </w:rPr>
      </w:pPr>
    </w:p>
    <w:p w14:paraId="454E6199" w14:textId="77777777" w:rsidR="00AD4C62" w:rsidRPr="00DE50E0" w:rsidRDefault="00885B94" w:rsidP="00E07642">
      <w:pPr>
        <w:spacing w:line="276" w:lineRule="auto"/>
        <w:jc w:val="both"/>
        <w:rPr>
          <w:rFonts w:ascii="Adobe Thai" w:eastAsiaTheme="minorEastAsia" w:hAnsi="Adobe Thai" w:cs="Adobe Thai"/>
        </w:rPr>
      </w:pPr>
      <w:r w:rsidRPr="00DE50E0">
        <w:rPr>
          <w:rFonts w:ascii="Adobe Thai" w:hAnsi="Adobe Thai" w:cs="Adobe Thai"/>
        </w:rPr>
        <w:t xml:space="preserve">Lorsqu'on étudie la propagation des ondes acoustiques dans un milieu, on étudie les relations entre les quatre grandeurs de l’acoustique que sont la pression, la vitesse, la masse volumique (ou densité si normalisée) et la température. Plusieurs grandeurs qui recomposent ces grandeurs initiales sont ainsi utilisées pour décrire un milieu. En particulier, le </w:t>
      </w:r>
      <w:r w:rsidRPr="00DE50E0">
        <w:rPr>
          <w:rFonts w:ascii="Adobe Thai" w:hAnsi="Adobe Thai" w:cs="Adobe Thai"/>
          <w:i/>
          <w:iCs/>
        </w:rPr>
        <w:t xml:space="preserve">module d’incompressibilité (bulk </w:t>
      </w:r>
      <w:proofErr w:type="spellStart"/>
      <w:r w:rsidRPr="00DE50E0">
        <w:rPr>
          <w:rFonts w:ascii="Adobe Thai" w:hAnsi="Adobe Thai" w:cs="Adobe Thai"/>
          <w:i/>
          <w:iCs/>
        </w:rPr>
        <w:t>modulus</w:t>
      </w:r>
      <w:proofErr w:type="spellEnd"/>
      <w:r w:rsidRPr="00DE50E0">
        <w:rPr>
          <w:rFonts w:ascii="Adobe Thai" w:hAnsi="Adobe Thai" w:cs="Adobe Thai"/>
          <w:i/>
          <w:iCs/>
        </w:rPr>
        <w:t xml:space="preserve">) </w:t>
      </w:r>
      <w:r w:rsidRPr="00DE50E0">
        <w:rPr>
          <w:rFonts w:ascii="Adobe Thai" w:hAnsi="Adobe Thai" w:cs="Adobe Thai"/>
        </w:rPr>
        <w:t xml:space="preserve">noté </w:t>
      </w:r>
      <w:r w:rsidRPr="00DE50E0">
        <w:rPr>
          <w:rFonts w:ascii="Adobe Thai" w:hAnsi="Adobe Thai" w:cs="Adobe Thai"/>
          <w:i/>
          <w:iCs/>
        </w:rPr>
        <w:t>K</w:t>
      </w:r>
      <w:r w:rsidRPr="00DE50E0">
        <w:rPr>
          <w:rFonts w:ascii="Adobe Thai" w:hAnsi="Adobe Thai" w:cs="Adobe Thai"/>
        </w:rPr>
        <w:t xml:space="preserve"> décrit la compression du champ de particules lorsque le milieu est soumis à une pression externe. Avec la</w:t>
      </w:r>
      <w:r w:rsidRPr="00DE50E0">
        <w:rPr>
          <w:rFonts w:ascii="Adobe Thai" w:hAnsi="Adobe Thai" w:cs="Adobe Thai"/>
          <w:i/>
          <w:iCs/>
        </w:rPr>
        <w:t xml:space="preserve"> densité, </w:t>
      </w:r>
      <w:r w:rsidRPr="00DE50E0">
        <w:rPr>
          <w:rFonts w:ascii="Adobe Thai" w:hAnsi="Adobe Thai" w:cs="Adobe Thai"/>
        </w:rPr>
        <w:t xml:space="preserve">ces deux grandeurs décrivent la manière dont une onde se propage dans un fluide en donnant notamment une expression pour </w:t>
      </w:r>
      <w:r w:rsidRPr="00DE50E0">
        <w:rPr>
          <w:rFonts w:ascii="Adobe Thai" w:hAnsi="Adobe Thai" w:cs="Adobe Thai"/>
          <w:i/>
          <w:iCs/>
        </w:rPr>
        <w:t>la célérité</w:t>
      </w:r>
      <w:r w:rsidRPr="00DE50E0">
        <w:rPr>
          <w:rFonts w:ascii="Adobe Thai" w:hAnsi="Adobe Thai" w:cs="Adobe Thai"/>
        </w:rPr>
        <w:t> e</w:t>
      </w:r>
      <w:r w:rsidRPr="00DE50E0">
        <w:rPr>
          <w:rFonts w:ascii="Adobe Thai" w:eastAsiaTheme="minorEastAsia" w:hAnsi="Adobe Thai" w:cs="Adobe Thai"/>
        </w:rPr>
        <w:t xml:space="preserve">t pour </w:t>
      </w:r>
      <w:r w:rsidRPr="00DE50E0">
        <w:rPr>
          <w:rFonts w:ascii="Adobe Thai" w:eastAsiaTheme="minorEastAsia" w:hAnsi="Adobe Thai" w:cs="Adobe Thai"/>
          <w:i/>
          <w:iCs/>
        </w:rPr>
        <w:t>l’impédance caractéristique</w:t>
      </w:r>
      <w:r w:rsidRPr="00DE50E0">
        <w:rPr>
          <w:rFonts w:ascii="Adobe Thai" w:eastAsiaTheme="minorEastAsia" w:hAnsi="Adobe Thai" w:cs="Adobe Thai"/>
        </w:rPr>
        <w:t xml:space="preserve"> d’un milieu fluide : </w:t>
      </w:r>
    </w:p>
    <w:p w14:paraId="612DF0F8" w14:textId="30394400" w:rsidR="00885B94" w:rsidRPr="00597D96" w:rsidRDefault="00AD4C62" w:rsidP="00E07642">
      <w:pPr>
        <w:spacing w:line="276" w:lineRule="auto"/>
        <w:jc w:val="both"/>
        <w:rPr>
          <w:rFonts w:ascii="Adobe Thai" w:eastAsiaTheme="minorEastAsia" w:hAnsi="Adobe Thai" w:cs="Adobe Thai"/>
          <w:lang w:val="en-US"/>
        </w:rPr>
      </w:pPr>
      <w:r w:rsidRPr="00DE50E0">
        <w:rPr>
          <w:rFonts w:ascii="Adobe Thai" w:eastAsiaTheme="minorEastAsia" w:hAnsi="Adobe Thai" w:cs="Adobe Thai"/>
        </w:rPr>
        <w:t xml:space="preserve">   </w:t>
      </w:r>
      <w:r w:rsidRPr="00DE50E0">
        <w:rPr>
          <w:rFonts w:ascii="Adobe Thai" w:eastAsiaTheme="minorEastAsia" w:hAnsi="Adobe Thai" w:cs="Adobe Thai"/>
        </w:rPr>
        <w:tab/>
      </w:r>
      <w:r w:rsidRPr="00DE50E0">
        <w:rPr>
          <w:rFonts w:ascii="Adobe Thai" w:eastAsiaTheme="minorEastAsia" w:hAnsi="Adobe Thai" w:cs="Adobe Thai"/>
        </w:rPr>
        <w:tab/>
      </w:r>
      <w:r w:rsidRPr="00DE50E0">
        <w:rPr>
          <w:rFonts w:ascii="Adobe Thai" w:eastAsiaTheme="minorEastAsia" w:hAnsi="Adobe Thai" w:cs="Adobe Thai"/>
        </w:rPr>
        <w:tab/>
      </w:r>
      <w:r w:rsidR="00885B94" w:rsidRPr="00DE50E0">
        <w:rPr>
          <w:rFonts w:ascii="Adobe Thai" w:eastAsiaTheme="minorEastAsia" w:hAnsi="Adobe Thai" w:cs="Adobe Thai"/>
        </w:rPr>
        <w:t xml:space="preserve">       </w:t>
      </w:r>
      <m:oMath>
        <m:r>
          <w:rPr>
            <w:rFonts w:ascii="Cambria Math" w:hAnsi="Cambria Math" w:cs="Adobe Thai"/>
          </w:rPr>
          <m:t>c</m:t>
        </m:r>
        <m:r>
          <w:rPr>
            <w:rFonts w:ascii="Cambria Math" w:hAnsi="Cambria Math" w:cs="Adobe Thai"/>
            <w:lang w:val="en-US"/>
          </w:rPr>
          <m:t>=</m:t>
        </m:r>
        <m:rad>
          <m:radPr>
            <m:degHide m:val="1"/>
            <m:ctrlPr>
              <w:rPr>
                <w:rFonts w:ascii="Cambria Math" w:hAnsi="Cambria Math" w:cs="Adobe Thai"/>
                <w:i/>
              </w:rPr>
            </m:ctrlPr>
          </m:radPr>
          <m:deg/>
          <m:e>
            <m:f>
              <m:fPr>
                <m:ctrlPr>
                  <w:rPr>
                    <w:rFonts w:ascii="Cambria Math" w:hAnsi="Cambria Math" w:cs="Adobe Thai"/>
                    <w:i/>
                  </w:rPr>
                </m:ctrlPr>
              </m:fPr>
              <m:num>
                <m:r>
                  <w:rPr>
                    <w:rFonts w:ascii="Cambria Math" w:hAnsi="Cambria Math" w:cs="Adobe Thai"/>
                  </w:rPr>
                  <m:t>K</m:t>
                </m:r>
              </m:num>
              <m:den>
                <m:r>
                  <w:rPr>
                    <w:rFonts w:ascii="Cambria Math" w:hAnsi="Cambria Math" w:cs="Adobe Thai"/>
                  </w:rPr>
                  <m:t>ρ</m:t>
                </m:r>
              </m:den>
            </m:f>
          </m:e>
        </m:rad>
      </m:oMath>
      <w:r w:rsidR="00885B94" w:rsidRPr="00597D96">
        <w:rPr>
          <w:rFonts w:ascii="Adobe Thai" w:eastAsiaTheme="minorEastAsia" w:hAnsi="Adobe Thai" w:cs="Adobe Thai"/>
          <w:lang w:val="en-US"/>
        </w:rPr>
        <w:t xml:space="preserve">   </w:t>
      </w:r>
      <w:r w:rsidRPr="00597D96">
        <w:rPr>
          <w:rFonts w:ascii="Adobe Thai" w:eastAsiaTheme="minorEastAsia" w:hAnsi="Adobe Thai" w:cs="Adobe Thai"/>
          <w:lang w:val="en-US"/>
        </w:rPr>
        <w:t xml:space="preserve"> (eq.4)</w:t>
      </w:r>
      <w:r w:rsidR="00885B94" w:rsidRPr="00597D96">
        <w:rPr>
          <w:rFonts w:ascii="Adobe Thai" w:eastAsiaTheme="minorEastAsia" w:hAnsi="Adobe Thai" w:cs="Adobe Thai"/>
          <w:lang w:val="en-US"/>
        </w:rPr>
        <w:tab/>
      </w:r>
      <w:r w:rsidR="00885B94" w:rsidRPr="00597D96">
        <w:rPr>
          <w:rFonts w:ascii="Adobe Thai" w:eastAsiaTheme="minorEastAsia" w:hAnsi="Adobe Thai" w:cs="Adobe Thai"/>
          <w:lang w:val="en-US"/>
        </w:rPr>
        <w:tab/>
        <w:t xml:space="preserve"> </w:t>
      </w:r>
      <m:oMath>
        <m:sSub>
          <m:sSubPr>
            <m:ctrlPr>
              <w:rPr>
                <w:rFonts w:ascii="Cambria Math" w:hAnsi="Cambria Math" w:cs="Adobe Thai"/>
                <w:i/>
              </w:rPr>
            </m:ctrlPr>
          </m:sSubPr>
          <m:e>
            <m:r>
              <w:rPr>
                <w:rFonts w:ascii="Cambria Math" w:hAnsi="Cambria Math" w:cs="Adobe Thai"/>
              </w:rPr>
              <m:t>Z</m:t>
            </m:r>
          </m:e>
          <m:sub>
            <m:r>
              <w:rPr>
                <w:rFonts w:ascii="Cambria Math" w:hAnsi="Cambria Math" w:cs="Adobe Thai"/>
              </w:rPr>
              <m:t>C</m:t>
            </m:r>
          </m:sub>
        </m:sSub>
        <m:r>
          <w:rPr>
            <w:rFonts w:ascii="Cambria Math" w:hAnsi="Cambria Math" w:cs="Adobe Thai"/>
            <w:lang w:val="en-US"/>
          </w:rPr>
          <m:t>=</m:t>
        </m:r>
        <m:rad>
          <m:radPr>
            <m:degHide m:val="1"/>
            <m:ctrlPr>
              <w:rPr>
                <w:rFonts w:ascii="Cambria Math" w:hAnsi="Cambria Math" w:cs="Adobe Thai"/>
                <w:i/>
              </w:rPr>
            </m:ctrlPr>
          </m:radPr>
          <m:deg/>
          <m:e>
            <m:r>
              <w:rPr>
                <w:rFonts w:ascii="Cambria Math" w:hAnsi="Cambria Math" w:cs="Adobe Thai"/>
              </w:rPr>
              <m:t>ρ</m:t>
            </m:r>
            <w:commentRangeStart w:id="332"/>
            <m:r>
              <w:rPr>
                <w:rFonts w:ascii="Cambria Math" w:hAnsi="Cambria Math" w:cs="Adobe Thai"/>
                <w:lang w:val="en-US"/>
              </w:rPr>
              <m:t>*</m:t>
            </m:r>
            <w:commentRangeEnd w:id="332"/>
            <m:r>
              <m:rPr>
                <m:sty m:val="p"/>
              </m:rPr>
              <w:rPr>
                <w:rStyle w:val="Marquedecommentaire"/>
              </w:rPr>
              <w:commentReference w:id="332"/>
            </m:r>
            <m:r>
              <w:rPr>
                <w:rFonts w:ascii="Cambria Math" w:hAnsi="Cambria Math" w:cs="Adobe Thai"/>
              </w:rPr>
              <m:t>K</m:t>
            </m:r>
          </m:e>
        </m:rad>
      </m:oMath>
      <w:r w:rsidRPr="00597D96">
        <w:rPr>
          <w:rFonts w:ascii="Adobe Thai" w:eastAsiaTheme="minorEastAsia" w:hAnsi="Adobe Thai" w:cs="Adobe Thai"/>
          <w:lang w:val="en-US"/>
        </w:rPr>
        <w:t xml:space="preserve"> </w:t>
      </w:r>
      <w:proofErr w:type="gramStart"/>
      <w:r w:rsidRPr="00597D96">
        <w:rPr>
          <w:rFonts w:ascii="Adobe Thai" w:eastAsiaTheme="minorEastAsia" w:hAnsi="Adobe Thai" w:cs="Adobe Thai"/>
          <w:lang w:val="en-US"/>
        </w:rPr>
        <w:t xml:space="preserve">   (</w:t>
      </w:r>
      <w:proofErr w:type="gramEnd"/>
      <w:r w:rsidRPr="00597D96">
        <w:rPr>
          <w:rFonts w:ascii="Adobe Thai" w:eastAsiaTheme="minorEastAsia" w:hAnsi="Adobe Thai" w:cs="Adobe Thai"/>
          <w:lang w:val="en-US"/>
        </w:rPr>
        <w:t>eq.5)</w:t>
      </w:r>
    </w:p>
    <w:p w14:paraId="3D39B599" w14:textId="77777777" w:rsidR="000C5BA6" w:rsidRPr="00DE50E0" w:rsidRDefault="00885B94" w:rsidP="00E07642">
      <w:pPr>
        <w:spacing w:line="276" w:lineRule="auto"/>
        <w:jc w:val="both"/>
        <w:rPr>
          <w:rFonts w:ascii="Adobe Thai" w:eastAsiaTheme="minorEastAsia" w:hAnsi="Adobe Thai" w:cs="Adobe Thai"/>
        </w:rPr>
      </w:pPr>
      <w:r w:rsidRPr="00DE50E0">
        <w:rPr>
          <w:rFonts w:ascii="Adobe Thai" w:hAnsi="Adobe Thai" w:cs="Adobe Thai"/>
        </w:rPr>
        <w:t xml:space="preserve">Si l'on considère des valeurs réelles pour </w:t>
      </w:r>
      <w:r w:rsidRPr="00DE50E0">
        <w:rPr>
          <w:rFonts w:ascii="Adobe Thai" w:eastAsiaTheme="minorEastAsia" w:hAnsi="Adobe Thai" w:cs="Adobe Thai"/>
        </w:rPr>
        <w:t xml:space="preserve">les grandeurs </w:t>
      </w:r>
      <m:oMath>
        <m:r>
          <w:rPr>
            <w:rFonts w:ascii="Cambria Math" w:hAnsi="Cambria Math" w:cs="Adobe Thai"/>
          </w:rPr>
          <m:t>ρ</m:t>
        </m:r>
      </m:oMath>
      <w:r w:rsidRPr="00DE50E0">
        <w:rPr>
          <w:rFonts w:ascii="Adobe Thai" w:eastAsiaTheme="minorEastAsia" w:hAnsi="Adobe Thai" w:cs="Adobe Thai"/>
        </w:rPr>
        <w:t xml:space="preserve"> et </w:t>
      </w:r>
      <m:oMath>
        <m:r>
          <w:rPr>
            <w:rFonts w:ascii="Cambria Math" w:hAnsi="Cambria Math" w:cs="Adobe Thai"/>
          </w:rPr>
          <m:t xml:space="preserve">K </m:t>
        </m:r>
      </m:oMath>
      <w:r w:rsidRPr="00DE50E0">
        <w:rPr>
          <w:rFonts w:ascii="Adobe Thai" w:eastAsiaTheme="minorEastAsia" w:hAnsi="Adobe Thai" w:cs="Adobe Thai"/>
        </w:rPr>
        <w:t>pour un milieu fluide, on ne constatera pas d’absorption acoustique</w:t>
      </w:r>
      <w:r w:rsidRPr="00DE50E0">
        <w:rPr>
          <w:rStyle w:val="Appeldenotedefin"/>
          <w:rFonts w:ascii="Adobe Thai" w:eastAsiaTheme="minorEastAsia" w:hAnsi="Adobe Thai" w:cs="Adobe Thai"/>
        </w:rPr>
        <w:endnoteReference w:id="28"/>
      </w:r>
      <w:r w:rsidRPr="00DE50E0">
        <w:rPr>
          <w:rFonts w:ascii="Adobe Thai" w:eastAsiaTheme="minorEastAsia" w:hAnsi="Adobe Thai" w:cs="Adobe Thai"/>
        </w:rPr>
        <w:t xml:space="preserve">. Ainsi, l’introduction d’une partie complexe pour ces grandeurs est conjointe à la considération des pertes énergétiques d’origine visqueuse ou thermique qui apparaissent lorsqu’une onde se propage dans une cavité cylindrique. Plus précisément, </w:t>
      </w:r>
      <w:r w:rsidRPr="00890BA0">
        <w:rPr>
          <w:rFonts w:ascii="Adobe Thai" w:eastAsiaTheme="minorEastAsia" w:hAnsi="Adobe Thai" w:cs="Adobe Thai"/>
          <w:highlight w:val="cyan"/>
          <w:rPrChange w:id="335" w:author="Lopez, Maël" w:date="2023-12-22T08:44:00Z">
            <w:rPr>
              <w:rFonts w:ascii="Adobe Thai" w:eastAsiaTheme="minorEastAsia" w:hAnsi="Adobe Thai" w:cs="Adobe Thai"/>
            </w:rPr>
          </w:rPrChange>
        </w:rPr>
        <w:t>on</w:t>
      </w:r>
      <w:r w:rsidRPr="00DE50E0">
        <w:rPr>
          <w:rFonts w:ascii="Adobe Thai" w:eastAsiaTheme="minorEastAsia" w:hAnsi="Adobe Thai" w:cs="Adobe Thai"/>
        </w:rPr>
        <w:t xml:space="preserve"> formule une densité </w:t>
      </w:r>
      <w:commentRangeStart w:id="336"/>
      <w:r w:rsidRPr="00DE50E0">
        <w:rPr>
          <w:rFonts w:ascii="Adobe Thai" w:eastAsiaTheme="minorEastAsia" w:hAnsi="Adobe Thai" w:cs="Adobe Thai"/>
        </w:rPr>
        <w:t xml:space="preserve">effective </w:t>
      </w:r>
      <m:oMath>
        <m:acc>
          <m:accPr>
            <m:chr m:val="̃"/>
            <m:ctrlPr>
              <w:rPr>
                <w:rFonts w:ascii="Cambria Math" w:eastAsiaTheme="minorEastAsia" w:hAnsi="Cambria Math" w:cs="Adobe Thai"/>
                <w:i/>
              </w:rPr>
            </m:ctrlPr>
          </m:accPr>
          <m:e>
            <m:r>
              <w:rPr>
                <w:rFonts w:ascii="Cambria Math" w:eastAsiaTheme="minorEastAsia" w:hAnsi="Cambria Math" w:cs="Adobe Thai"/>
              </w:rPr>
              <m:t>ρ</m:t>
            </m:r>
          </m:e>
        </m:acc>
      </m:oMath>
      <w:r w:rsidRPr="00DE50E0">
        <w:rPr>
          <w:rFonts w:ascii="Adobe Thai" w:eastAsiaTheme="minorEastAsia" w:hAnsi="Adobe Thai" w:cs="Adobe Thai"/>
        </w:rPr>
        <w:t xml:space="preserve"> </w:t>
      </w:r>
      <w:commentRangeEnd w:id="336"/>
      <w:r w:rsidR="00890BA0">
        <w:rPr>
          <w:rStyle w:val="Marquedecommentaire"/>
        </w:rPr>
        <w:commentReference w:id="336"/>
      </w:r>
      <w:r w:rsidRPr="00DE50E0">
        <w:rPr>
          <w:rFonts w:ascii="Adobe Thai" w:eastAsiaTheme="minorEastAsia" w:hAnsi="Adobe Thai" w:cs="Adobe Thai"/>
        </w:rPr>
        <w:t xml:space="preserve">qui traduit la prise en compte des effets visqueux et un module d’incompressibilité complexe </w:t>
      </w:r>
      <m:oMath>
        <m:acc>
          <m:accPr>
            <m:chr m:val="̃"/>
            <m:ctrlPr>
              <w:rPr>
                <w:rFonts w:ascii="Cambria Math" w:eastAsiaTheme="minorEastAsia" w:hAnsi="Cambria Math" w:cs="Adobe Thai"/>
                <w:i/>
              </w:rPr>
            </m:ctrlPr>
          </m:accPr>
          <m:e>
            <m:r>
              <w:rPr>
                <w:rFonts w:ascii="Cambria Math" w:eastAsiaTheme="minorEastAsia" w:hAnsi="Cambria Math" w:cs="Adobe Thai"/>
              </w:rPr>
              <m:t>K</m:t>
            </m:r>
          </m:e>
        </m:acc>
      </m:oMath>
      <w:r w:rsidRPr="00DE50E0">
        <w:rPr>
          <w:rFonts w:ascii="Adobe Thai" w:eastAsiaTheme="minorEastAsia" w:hAnsi="Adobe Thai" w:cs="Adobe Thai"/>
        </w:rPr>
        <w:t xml:space="preserve"> qui traduit la prise en compte des effets thermiques</w:t>
      </w:r>
      <w:r w:rsidRPr="00DE50E0">
        <w:rPr>
          <w:rStyle w:val="Appeldenotedefin"/>
          <w:rFonts w:ascii="Adobe Thai" w:eastAsiaTheme="minorEastAsia" w:hAnsi="Adobe Thai" w:cs="Adobe Thai"/>
        </w:rPr>
        <w:endnoteReference w:id="29"/>
      </w:r>
      <w:r w:rsidRPr="00DE50E0">
        <w:rPr>
          <w:rFonts w:ascii="Adobe Thai" w:eastAsiaTheme="minorEastAsia" w:hAnsi="Adobe Thai" w:cs="Adobe Thai"/>
        </w:rPr>
        <w:t>.</w:t>
      </w:r>
    </w:p>
    <w:p w14:paraId="2D426892" w14:textId="6B3D0E75" w:rsidR="00C81425" w:rsidRPr="00DE50E0" w:rsidRDefault="00C81425" w:rsidP="00E07642">
      <w:pPr>
        <w:spacing w:line="276" w:lineRule="auto"/>
        <w:jc w:val="both"/>
        <w:rPr>
          <w:rFonts w:ascii="Adobe Thai" w:eastAsiaTheme="minorEastAsia" w:hAnsi="Adobe Thai" w:cs="Adobe Thai"/>
        </w:rPr>
      </w:pPr>
      <w:r w:rsidRPr="00DE50E0">
        <w:rPr>
          <w:rFonts w:ascii="Adobe Thai" w:hAnsi="Adobe Thai" w:cs="Adobe Thai"/>
        </w:rPr>
        <w:t xml:space="preserve">La prise en compte des pertes visqueuses dans le modèle de </w:t>
      </w:r>
      <w:proofErr w:type="spellStart"/>
      <w:r w:rsidRPr="00DE50E0">
        <w:rPr>
          <w:rFonts w:ascii="Adobe Thai" w:hAnsi="Adobe Thai" w:cs="Adobe Thai"/>
        </w:rPr>
        <w:t>Zwikker</w:t>
      </w:r>
      <w:proofErr w:type="spellEnd"/>
      <w:r w:rsidRPr="00DE50E0">
        <w:rPr>
          <w:rFonts w:ascii="Adobe Thai" w:hAnsi="Adobe Thai" w:cs="Adobe Thai"/>
        </w:rPr>
        <w:t xml:space="preserve"> </w:t>
      </w:r>
      <w:r w:rsidR="000C5BA6" w:rsidRPr="00DE50E0">
        <w:rPr>
          <w:rFonts w:ascii="Adobe Thai" w:hAnsi="Adobe Thai" w:cs="Adobe Thai"/>
        </w:rPr>
        <w:t xml:space="preserve">et </w:t>
      </w:r>
      <w:proofErr w:type="spellStart"/>
      <w:r w:rsidRPr="00DE50E0">
        <w:rPr>
          <w:rFonts w:ascii="Adobe Thai" w:hAnsi="Adobe Thai" w:cs="Adobe Thai"/>
        </w:rPr>
        <w:t>Kosten</w:t>
      </w:r>
      <w:proofErr w:type="spellEnd"/>
      <w:r w:rsidRPr="00DE50E0">
        <w:rPr>
          <w:rFonts w:ascii="Adobe Thai" w:hAnsi="Adobe Thai" w:cs="Adobe Thai"/>
        </w:rPr>
        <w:t xml:space="preserve"> se base sur </w:t>
      </w:r>
      <w:r w:rsidR="00180E13" w:rsidRPr="00DE50E0">
        <w:rPr>
          <w:rFonts w:ascii="Adobe Thai" w:hAnsi="Adobe Thai" w:cs="Adobe Thai"/>
        </w:rPr>
        <w:t>l</w:t>
      </w:r>
      <w:r w:rsidRPr="00DE50E0">
        <w:rPr>
          <w:rFonts w:ascii="Adobe Thai" w:hAnsi="Adobe Thai" w:cs="Adobe Thai"/>
        </w:rPr>
        <w:t>e comportement des fluides visqueux décrits par la loi de Poiseuille.</w:t>
      </w:r>
    </w:p>
    <w:p w14:paraId="6EE32E9C" w14:textId="3B48CC86" w:rsidR="00C81425" w:rsidRPr="00DE50E0" w:rsidRDefault="00C81425" w:rsidP="00E07642">
      <w:pPr>
        <w:spacing w:line="276" w:lineRule="auto"/>
        <w:jc w:val="both"/>
        <w:rPr>
          <w:rFonts w:ascii="Adobe Thai" w:hAnsi="Adobe Thai" w:cs="Adobe Thai"/>
          <w:noProof/>
        </w:rPr>
      </w:pPr>
      <w:r w:rsidRPr="00DE50E0">
        <w:rPr>
          <w:rFonts w:ascii="Adobe Thai" w:hAnsi="Adobe Thai" w:cs="Adobe Thai"/>
          <w:noProof/>
        </w:rPr>
        <w:drawing>
          <wp:anchor distT="0" distB="0" distL="114300" distR="114300" simplePos="0" relativeHeight="251669504" behindDoc="0" locked="0" layoutInCell="1" allowOverlap="1" wp14:anchorId="006486E3" wp14:editId="29B9D139">
            <wp:simplePos x="0" y="0"/>
            <wp:positionH relativeFrom="column">
              <wp:posOffset>1678305</wp:posOffset>
            </wp:positionH>
            <wp:positionV relativeFrom="paragraph">
              <wp:posOffset>28380</wp:posOffset>
            </wp:positionV>
            <wp:extent cx="2402959" cy="1270883"/>
            <wp:effectExtent l="0" t="0" r="0" b="0"/>
            <wp:wrapSquare wrapText="bothSides"/>
            <wp:docPr id="1336263884" name="Image 1"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defined"/>
                    <pic:cNvPicPr>
                      <a:picLocks noChangeAspect="1" noChangeArrowheads="1"/>
                    </pic:cNvPicPr>
                  </pic:nvPicPr>
                  <pic:blipFill rotWithShape="1">
                    <a:blip r:embed="rId30" cstate="print">
                      <a:extLst>
                        <a:ext uri="{28A0092B-C50C-407E-A947-70E740481C1C}">
                          <a14:useLocalDpi xmlns:a14="http://schemas.microsoft.com/office/drawing/2010/main" val="0"/>
                        </a:ext>
                      </a:extLst>
                    </a:blip>
                    <a:srcRect t="47763"/>
                    <a:stretch/>
                  </pic:blipFill>
                  <pic:spPr bwMode="auto">
                    <a:xfrm>
                      <a:off x="0" y="0"/>
                      <a:ext cx="2402959" cy="1270883"/>
                    </a:xfrm>
                    <a:prstGeom prst="rect">
                      <a:avLst/>
                    </a:prstGeom>
                    <a:noFill/>
                    <a:ln>
                      <a:noFill/>
                    </a:ln>
                    <a:extLst>
                      <a:ext uri="{53640926-AAD7-44D8-BBD7-CCE9431645EC}">
                        <a14:shadowObscured xmlns:a14="http://schemas.microsoft.com/office/drawing/2010/main"/>
                      </a:ext>
                    </a:extLst>
                  </pic:spPr>
                </pic:pic>
              </a:graphicData>
            </a:graphic>
          </wp:anchor>
        </w:drawing>
      </w:r>
    </w:p>
    <w:p w14:paraId="6C074A4F" w14:textId="69033658" w:rsidR="00B7238A" w:rsidRPr="00DE50E0" w:rsidRDefault="00B7238A" w:rsidP="00E07642">
      <w:pPr>
        <w:spacing w:line="276" w:lineRule="auto"/>
        <w:jc w:val="both"/>
        <w:rPr>
          <w:rFonts w:ascii="Adobe Thai" w:hAnsi="Adobe Thai" w:cs="Adobe Thai"/>
        </w:rPr>
      </w:pPr>
    </w:p>
    <w:p w14:paraId="08BE6AC8" w14:textId="77777777" w:rsidR="00B7238A" w:rsidRPr="00DE50E0" w:rsidRDefault="00B7238A" w:rsidP="00E07642">
      <w:pPr>
        <w:spacing w:line="276" w:lineRule="auto"/>
        <w:jc w:val="both"/>
        <w:rPr>
          <w:rFonts w:ascii="Adobe Thai" w:hAnsi="Adobe Thai" w:cs="Adobe Thai"/>
        </w:rPr>
      </w:pPr>
    </w:p>
    <w:p w14:paraId="593F049B" w14:textId="77777777" w:rsidR="00B7238A" w:rsidRPr="00DE50E0" w:rsidRDefault="00B7238A" w:rsidP="00E07642">
      <w:pPr>
        <w:spacing w:line="276" w:lineRule="auto"/>
        <w:jc w:val="both"/>
        <w:rPr>
          <w:rFonts w:ascii="Adobe Thai" w:hAnsi="Adobe Thai" w:cs="Adobe Thai"/>
        </w:rPr>
      </w:pPr>
    </w:p>
    <w:p w14:paraId="56FBCFD3" w14:textId="77777777" w:rsidR="00C81425" w:rsidRPr="00DE50E0" w:rsidRDefault="00C81425" w:rsidP="00E07642">
      <w:pPr>
        <w:spacing w:line="276" w:lineRule="auto"/>
        <w:jc w:val="both"/>
        <w:rPr>
          <w:rFonts w:ascii="Adobe Thai" w:hAnsi="Adobe Thai" w:cs="Adobe Thai"/>
        </w:rPr>
      </w:pPr>
    </w:p>
    <w:p w14:paraId="13F9A5AD" w14:textId="456D0FEE" w:rsidR="00C81425" w:rsidRPr="00821B5F" w:rsidRDefault="00C81425" w:rsidP="00E07642">
      <w:pPr>
        <w:spacing w:line="276" w:lineRule="auto"/>
        <w:jc w:val="center"/>
        <w:rPr>
          <w:rStyle w:val="Accentuationlgre"/>
          <w:rFonts w:ascii="Adobe Thai" w:hAnsi="Adobe Thai" w:cs="Adobe Thai"/>
          <w:color w:val="auto"/>
        </w:rPr>
      </w:pPr>
      <w:r w:rsidRPr="00821B5F">
        <w:rPr>
          <w:rStyle w:val="Accentuationlgre"/>
          <w:rFonts w:ascii="Adobe Thai" w:hAnsi="Adobe Thai" w:cs="Adobe Thai"/>
          <w:color w:val="auto"/>
        </w:rPr>
        <w:t>Figure</w:t>
      </w:r>
      <w:r w:rsidR="005F2EE3" w:rsidRPr="00821B5F">
        <w:rPr>
          <w:rStyle w:val="Accentuationlgre"/>
          <w:rFonts w:ascii="Adobe Thai" w:hAnsi="Adobe Thai" w:cs="Adobe Thai"/>
          <w:color w:val="auto"/>
        </w:rPr>
        <w:t xml:space="preserve"> 14</w:t>
      </w:r>
      <w:r w:rsidRPr="00821B5F">
        <w:rPr>
          <w:rStyle w:val="Accentuationlgre"/>
          <w:rFonts w:ascii="Adobe Thai" w:hAnsi="Adobe Thai" w:cs="Adobe Thai"/>
          <w:color w:val="auto"/>
        </w:rPr>
        <w:t> : Illustration d’un écoulement laminaire de Poiseuille dans un conduit cylindrique</w:t>
      </w:r>
      <w:r w:rsidR="00821B5F">
        <w:rPr>
          <w:rStyle w:val="Accentuationlgre"/>
          <w:rFonts w:ascii="Adobe Thai" w:hAnsi="Adobe Thai" w:cs="Adobe Thai"/>
          <w:color w:val="auto"/>
        </w:rPr>
        <w:t xml:space="preserve"> (Source : Wikipédia)</w:t>
      </w:r>
    </w:p>
    <w:p w14:paraId="1AE5F955" w14:textId="77777777" w:rsidR="002766EC" w:rsidRDefault="002766EC" w:rsidP="00E07642">
      <w:pPr>
        <w:spacing w:line="276" w:lineRule="auto"/>
        <w:jc w:val="both"/>
        <w:rPr>
          <w:rFonts w:ascii="Adobe Thai" w:hAnsi="Adobe Thai" w:cs="Adobe Thai"/>
        </w:rPr>
      </w:pPr>
    </w:p>
    <w:p w14:paraId="18DFAB14" w14:textId="77777777" w:rsidR="002766EC" w:rsidRDefault="00C81425" w:rsidP="002766EC">
      <w:pPr>
        <w:spacing w:line="276" w:lineRule="auto"/>
        <w:jc w:val="both"/>
        <w:rPr>
          <w:rFonts w:ascii="Adobe Thai" w:hAnsi="Adobe Thai" w:cs="Adobe Thai"/>
        </w:rPr>
      </w:pPr>
      <w:r w:rsidRPr="00DE50E0">
        <w:rPr>
          <w:rFonts w:ascii="Adobe Thai" w:hAnsi="Adobe Thai" w:cs="Adobe Thai"/>
        </w:rPr>
        <w:t xml:space="preserve">La réécriture des équations de l’acoustique linéaire </w:t>
      </w:r>
      <w:r w:rsidR="00885B94" w:rsidRPr="00DE50E0">
        <w:rPr>
          <w:rFonts w:ascii="Adobe Thai" w:hAnsi="Adobe Thai" w:cs="Adobe Thai"/>
        </w:rPr>
        <w:t xml:space="preserve">dans le contexte d’un écoulement de Poiseuille </w:t>
      </w:r>
      <w:r w:rsidRPr="00DE50E0">
        <w:rPr>
          <w:rFonts w:ascii="Adobe Thai" w:hAnsi="Adobe Thai" w:cs="Adobe Thai"/>
        </w:rPr>
        <w:t xml:space="preserve">permet </w:t>
      </w:r>
      <w:r w:rsidR="00885B94" w:rsidRPr="00DE50E0">
        <w:rPr>
          <w:rFonts w:ascii="Adobe Thai" w:hAnsi="Adobe Thai" w:cs="Adobe Thai"/>
        </w:rPr>
        <w:t>de formuler une densité effective et un module d’incompressibilité complexe qui vont servir à formuler une impédance caractéristique du milieu tenant compte des pertes.</w:t>
      </w:r>
    </w:p>
    <w:p w14:paraId="02103ED7" w14:textId="3C95B343" w:rsidR="003A6E49" w:rsidRPr="00DE50E0" w:rsidRDefault="00885B94" w:rsidP="002766EC">
      <w:pPr>
        <w:spacing w:line="276" w:lineRule="auto"/>
        <w:jc w:val="center"/>
        <w:rPr>
          <w:rFonts w:ascii="Adobe Thai" w:hAnsi="Adobe Thai" w:cs="Adobe Thai"/>
        </w:rPr>
      </w:pPr>
      <w:r w:rsidRPr="00DE50E0">
        <w:rPr>
          <w:rFonts w:ascii="Adobe Thai" w:hAnsi="Adobe Thai" w:cs="Adobe Thai"/>
          <w:i/>
        </w:rPr>
        <w:lastRenderedPageBreak/>
        <w:br/>
      </w:r>
      <m:oMath>
        <m:acc>
          <m:accPr>
            <m:chr m:val="̃"/>
            <m:ctrlPr>
              <w:rPr>
                <w:rFonts w:ascii="Cambria Math" w:hAnsi="Cambria Math" w:cs="Adobe Thai"/>
                <w:i/>
              </w:rPr>
            </m:ctrlPr>
          </m:accPr>
          <m:e>
            <m:sSub>
              <m:sSubPr>
                <m:ctrlPr>
                  <w:rPr>
                    <w:rFonts w:ascii="Cambria Math" w:hAnsi="Cambria Math" w:cs="Adobe Thai"/>
                    <w:i/>
                  </w:rPr>
                </m:ctrlPr>
              </m:sSubPr>
              <m:e>
                <m:r>
                  <w:rPr>
                    <w:rFonts w:ascii="Cambria Math" w:hAnsi="Cambria Math" w:cs="Adobe Thai"/>
                  </w:rPr>
                  <m:t>Z</m:t>
                </m:r>
              </m:e>
              <m:sub>
                <m:r>
                  <w:rPr>
                    <w:rFonts w:ascii="Cambria Math" w:hAnsi="Cambria Math" w:cs="Adobe Thai"/>
                  </w:rPr>
                  <m:t>C</m:t>
                </m:r>
              </m:sub>
            </m:sSub>
          </m:e>
        </m:acc>
        <m:r>
          <w:ins w:id="340" w:author="Lopez, Maël" w:date="2023-12-22T08:44:00Z">
            <w:rPr>
              <w:rFonts w:ascii="Cambria Math" w:hAnsi="Cambria Math" w:cs="Adobe Thai"/>
            </w:rPr>
            <m:t>=</m:t>
          </w:ins>
        </m:r>
        <m:sSub>
          <m:sSubPr>
            <m:ctrlPr>
              <w:ins w:id="341" w:author="Lopez, Maël" w:date="2023-12-22T08:44:00Z">
                <w:rPr>
                  <w:rFonts w:ascii="Cambria Math" w:hAnsi="Cambria Math" w:cs="Adobe Thai"/>
                  <w:i/>
                </w:rPr>
              </w:ins>
            </m:ctrlPr>
          </m:sSubPr>
          <m:e>
            <m:acc>
              <m:accPr>
                <m:chr m:val="̃"/>
                <m:ctrlPr>
                  <w:ins w:id="342" w:author="Lopez, Maël" w:date="2023-12-22T08:44:00Z">
                    <w:rPr>
                      <w:rFonts w:ascii="Cambria Math" w:hAnsi="Cambria Math" w:cs="Adobe Thai"/>
                      <w:i/>
                    </w:rPr>
                  </w:ins>
                </m:ctrlPr>
              </m:accPr>
              <m:e>
                <m:r>
                  <w:ins w:id="343" w:author="Lopez, Maël" w:date="2023-12-22T08:44:00Z">
                    <w:rPr>
                      <w:rFonts w:ascii="Cambria Math" w:hAnsi="Cambria Math" w:cs="Adobe Thai"/>
                    </w:rPr>
                    <m:t>Z</m:t>
                  </w:ins>
                </m:r>
              </m:e>
            </m:acc>
          </m:e>
          <m:sub>
            <m:r>
              <w:ins w:id="344" w:author="Lopez, Maël" w:date="2023-12-22T08:44:00Z">
                <w:rPr>
                  <w:rFonts w:ascii="Cambria Math" w:hAnsi="Cambria Math" w:cs="Adobe Thai"/>
                </w:rPr>
                <m:t>C</m:t>
              </w:ins>
            </m:r>
          </m:sub>
        </m:sSub>
        <m:r>
          <w:rPr>
            <w:rFonts w:ascii="Cambria Math" w:hAnsi="Cambria Math" w:cs="Adobe Thai"/>
          </w:rPr>
          <m:t>=</m:t>
        </m:r>
        <m:rad>
          <m:radPr>
            <m:degHide m:val="1"/>
            <m:ctrlPr>
              <w:rPr>
                <w:rFonts w:ascii="Cambria Math" w:hAnsi="Cambria Math" w:cs="Adobe Thai"/>
                <w:i/>
              </w:rPr>
            </m:ctrlPr>
          </m:radPr>
          <m:deg/>
          <m:e>
            <m:r>
              <m:rPr>
                <m:sty m:val="p"/>
              </m:rPr>
              <w:rPr>
                <w:rFonts w:ascii="Cambria Math" w:eastAsiaTheme="minorEastAsia" w:hAnsi="Cambria Math" w:cs="Adobe Thai"/>
              </w:rPr>
              <m:t xml:space="preserve"> </m:t>
            </m:r>
            <m:acc>
              <m:accPr>
                <m:chr m:val="̃"/>
                <m:ctrlPr>
                  <w:rPr>
                    <w:rFonts w:ascii="Cambria Math" w:eastAsiaTheme="minorEastAsia" w:hAnsi="Cambria Math" w:cs="Adobe Thai"/>
                    <w:i/>
                  </w:rPr>
                </m:ctrlPr>
              </m:accPr>
              <m:e>
                <m:r>
                  <w:rPr>
                    <w:rFonts w:ascii="Cambria Math" w:eastAsiaTheme="minorEastAsia" w:hAnsi="Cambria Math" w:cs="Adobe Thai"/>
                  </w:rPr>
                  <m:t>ρ</m:t>
                </m:r>
              </m:e>
            </m:acc>
            <m:r>
              <w:rPr>
                <w:rFonts w:ascii="Cambria Math" w:hAnsi="Cambria Math" w:cs="Adobe Thai"/>
                <w:highlight w:val="cyan"/>
                <w:rPrChange w:id="345" w:author="Lopez, Maël" w:date="2023-12-22T08:44:00Z">
                  <w:rPr>
                    <w:rFonts w:ascii="Cambria Math" w:hAnsi="Cambria Math" w:cs="Adobe Thai"/>
                  </w:rPr>
                </w:rPrChange>
              </w:rPr>
              <m:t>*</m:t>
            </m:r>
            <m:acc>
              <m:accPr>
                <m:chr m:val="̃"/>
                <m:ctrlPr>
                  <w:rPr>
                    <w:rFonts w:ascii="Cambria Math" w:eastAsiaTheme="minorEastAsia" w:hAnsi="Cambria Math" w:cs="Adobe Thai"/>
                    <w:i/>
                  </w:rPr>
                </m:ctrlPr>
              </m:accPr>
              <m:e>
                <m:r>
                  <w:rPr>
                    <w:rFonts w:ascii="Cambria Math" w:eastAsiaTheme="minorEastAsia" w:hAnsi="Cambria Math" w:cs="Adobe Thai"/>
                  </w:rPr>
                  <m:t>K</m:t>
                </m:r>
              </m:e>
            </m:acc>
            <m:r>
              <m:rPr>
                <m:sty m:val="p"/>
              </m:rPr>
              <w:rPr>
                <w:rFonts w:ascii="Cambria Math" w:eastAsiaTheme="minorEastAsia" w:hAnsi="Cambria Math" w:cs="Adobe Thai"/>
              </w:rPr>
              <m:t xml:space="preserve"> </m:t>
            </m:r>
          </m:e>
        </m:rad>
      </m:oMath>
      <w:r w:rsidR="00AD4C62" w:rsidRPr="00DE50E0">
        <w:rPr>
          <w:rFonts w:ascii="Adobe Thai" w:eastAsiaTheme="minorEastAsia" w:hAnsi="Adobe Thai" w:cs="Adobe Thai"/>
          <w:i/>
        </w:rPr>
        <w:t xml:space="preserve">  </w:t>
      </w:r>
      <w:r w:rsidR="00AD4C62" w:rsidRPr="00DE50E0">
        <w:rPr>
          <w:rFonts w:ascii="Adobe Thai" w:eastAsiaTheme="minorEastAsia" w:hAnsi="Adobe Thai" w:cs="Adobe Thai"/>
          <w:iCs/>
        </w:rPr>
        <w:t>(</w:t>
      </w:r>
      <w:proofErr w:type="gramStart"/>
      <w:r w:rsidR="00AD4C62" w:rsidRPr="00DE50E0">
        <w:rPr>
          <w:rFonts w:ascii="Adobe Thai" w:eastAsiaTheme="minorEastAsia" w:hAnsi="Adobe Thai" w:cs="Adobe Thai"/>
          <w:iCs/>
        </w:rPr>
        <w:t>eq</w:t>
      </w:r>
      <w:proofErr w:type="gramEnd"/>
      <w:r w:rsidR="00AD4C62" w:rsidRPr="00DE50E0">
        <w:rPr>
          <w:rFonts w:ascii="Adobe Thai" w:eastAsiaTheme="minorEastAsia" w:hAnsi="Adobe Thai" w:cs="Adobe Thai"/>
          <w:iCs/>
        </w:rPr>
        <w:t>.6)</w:t>
      </w:r>
    </w:p>
    <w:p w14:paraId="376EC7BF" w14:textId="4FE7BC96" w:rsidR="00961EF1" w:rsidRDefault="00961EF1" w:rsidP="00E07642">
      <w:pPr>
        <w:pStyle w:val="Titre2"/>
        <w:spacing w:line="276" w:lineRule="auto"/>
        <w:rPr>
          <w:rFonts w:ascii="Adobe Thai" w:hAnsi="Adobe Thai" w:cs="Adobe Thai"/>
        </w:rPr>
      </w:pPr>
      <w:bookmarkStart w:id="346" w:name="_Toc153965127"/>
      <w:r w:rsidRPr="00DE50E0">
        <w:rPr>
          <w:rFonts w:ascii="Adobe Thai" w:hAnsi="Adobe Thai" w:cs="Adobe Thai"/>
        </w:rPr>
        <w:t>Modélisation des SDOF</w:t>
      </w:r>
      <w:bookmarkEnd w:id="346"/>
    </w:p>
    <w:p w14:paraId="03198CB5" w14:textId="77777777" w:rsidR="002766EC" w:rsidRPr="002766EC" w:rsidRDefault="002766EC" w:rsidP="002766EC"/>
    <w:p w14:paraId="656F9FDE" w14:textId="2E39D945" w:rsidR="00961EF1" w:rsidRPr="00DE50E0" w:rsidRDefault="00961EF1" w:rsidP="00E07642">
      <w:pPr>
        <w:pStyle w:val="Titre4"/>
        <w:spacing w:line="276" w:lineRule="auto"/>
        <w:rPr>
          <w:rFonts w:ascii="Adobe Thai" w:hAnsi="Adobe Thai" w:cs="Adobe Thai"/>
        </w:rPr>
      </w:pPr>
      <w:r w:rsidRPr="00DE50E0">
        <w:rPr>
          <w:rFonts w:ascii="Adobe Thai" w:hAnsi="Adobe Thai" w:cs="Adobe Thai"/>
        </w:rPr>
        <w:t>Principe physique des pertes dans les plaques micro-perforées</w:t>
      </w:r>
    </w:p>
    <w:p w14:paraId="0CB9E930" w14:textId="77777777" w:rsidR="002865C5" w:rsidRPr="00DE50E0" w:rsidRDefault="002865C5" w:rsidP="00E07642">
      <w:pPr>
        <w:spacing w:line="276" w:lineRule="auto"/>
        <w:rPr>
          <w:rFonts w:ascii="Adobe Thai" w:hAnsi="Adobe Thai" w:cs="Adobe Thai"/>
        </w:rPr>
      </w:pPr>
    </w:p>
    <w:p w14:paraId="7ADFCBF2" w14:textId="2E6AF372" w:rsidR="002865C5" w:rsidRPr="00DE50E0" w:rsidRDefault="002865C5" w:rsidP="00E07642">
      <w:pPr>
        <w:spacing w:line="276" w:lineRule="auto"/>
        <w:jc w:val="both"/>
        <w:rPr>
          <w:rFonts w:ascii="Adobe Thai" w:hAnsi="Adobe Thai" w:cs="Adobe Thai"/>
        </w:rPr>
      </w:pPr>
      <w:r w:rsidRPr="00DE50E0">
        <w:rPr>
          <w:rFonts w:ascii="Adobe Thai" w:hAnsi="Adobe Thai" w:cs="Adobe Thai"/>
        </w:rPr>
        <w:t>Comme précisé plus haut, le couplage d’une MPP avec une cavité rigide</w:t>
      </w:r>
      <w:r w:rsidR="007C4DA2" w:rsidRPr="00DE50E0">
        <w:rPr>
          <w:rFonts w:ascii="Adobe Thai" w:hAnsi="Adobe Thai" w:cs="Adobe Thai"/>
        </w:rPr>
        <w:t xml:space="preserve"> constitue un système qui s’apparente à un résonateur de Helmholtz. L’hypothèse des pertes en tubes fins implique un rayon de perforation inférieur à l’épaisseur de plaque. En pratique</w:t>
      </w:r>
      <w:r w:rsidR="004A60C3" w:rsidRPr="00DE50E0">
        <w:rPr>
          <w:rFonts w:ascii="Adobe Thai" w:hAnsi="Adobe Thai" w:cs="Adobe Thai"/>
        </w:rPr>
        <w:t>,</w:t>
      </w:r>
      <w:r w:rsidR="007C4DA2" w:rsidRPr="00DE50E0">
        <w:rPr>
          <w:rFonts w:ascii="Adobe Thai" w:hAnsi="Adobe Thai" w:cs="Adobe Thai"/>
        </w:rPr>
        <w:t xml:space="preserve"> le diamètr</w:t>
      </w:r>
      <w:r w:rsidR="004A60C3" w:rsidRPr="00DE50E0">
        <w:rPr>
          <w:rFonts w:ascii="Adobe Thai" w:hAnsi="Adobe Thai" w:cs="Adobe Thai"/>
        </w:rPr>
        <w:t xml:space="preserve">e des perforations est </w:t>
      </w:r>
      <w:r w:rsidR="007C4DA2" w:rsidRPr="00DE50E0">
        <w:rPr>
          <w:rFonts w:ascii="Adobe Thai" w:hAnsi="Adobe Thai" w:cs="Adobe Thai"/>
        </w:rPr>
        <w:t xml:space="preserve">submillimétrique </w:t>
      </w:r>
      <w:r w:rsidR="004A60C3" w:rsidRPr="00DE50E0">
        <w:rPr>
          <w:rFonts w:ascii="Adobe Thai" w:hAnsi="Adobe Thai" w:cs="Adobe Thai"/>
        </w:rPr>
        <w:t>pour des</w:t>
      </w:r>
      <w:r w:rsidR="007C4DA2" w:rsidRPr="00DE50E0">
        <w:rPr>
          <w:rFonts w:ascii="Adobe Thai" w:hAnsi="Adobe Thai" w:cs="Adobe Thai"/>
        </w:rPr>
        <w:t xml:space="preserve"> plaque</w:t>
      </w:r>
      <w:r w:rsidR="004A60C3" w:rsidRPr="00DE50E0">
        <w:rPr>
          <w:rFonts w:ascii="Adobe Thai" w:hAnsi="Adobe Thai" w:cs="Adobe Thai"/>
        </w:rPr>
        <w:t>s</w:t>
      </w:r>
      <w:r w:rsidR="007C4DA2" w:rsidRPr="00DE50E0">
        <w:rPr>
          <w:rFonts w:ascii="Adobe Thai" w:hAnsi="Adobe Thai" w:cs="Adobe Thai"/>
        </w:rPr>
        <w:t xml:space="preserve"> épaisse</w:t>
      </w:r>
      <w:r w:rsidR="004A60C3" w:rsidRPr="00DE50E0">
        <w:rPr>
          <w:rFonts w:ascii="Adobe Thai" w:hAnsi="Adobe Thai" w:cs="Adobe Thai"/>
        </w:rPr>
        <w:t>s</w:t>
      </w:r>
      <w:r w:rsidR="007C4DA2" w:rsidRPr="00DE50E0">
        <w:rPr>
          <w:rFonts w:ascii="Adobe Thai" w:hAnsi="Adobe Thai" w:cs="Adobe Thai"/>
        </w:rPr>
        <w:t xml:space="preserve"> de quelques millimètres. L</w:t>
      </w:r>
      <w:commentRangeStart w:id="347"/>
      <w:r w:rsidR="007C4DA2" w:rsidRPr="00DE50E0">
        <w:rPr>
          <w:rFonts w:ascii="Adobe Thai" w:hAnsi="Adobe Thai" w:cs="Adobe Thai"/>
        </w:rPr>
        <w:t>es pertes sont localisées le long de la perforation (en bleu sur la figure</w:t>
      </w:r>
      <w:r w:rsidR="005F2EE3" w:rsidRPr="00DE50E0">
        <w:rPr>
          <w:rFonts w:ascii="Adobe Thai" w:hAnsi="Adobe Thai" w:cs="Adobe Thai"/>
        </w:rPr>
        <w:t xml:space="preserve"> 15</w:t>
      </w:r>
      <w:r w:rsidR="007C4DA2" w:rsidRPr="00DE50E0">
        <w:rPr>
          <w:rFonts w:ascii="Adobe Thai" w:hAnsi="Adobe Thai" w:cs="Adobe Thai"/>
        </w:rPr>
        <w:t>) mais également en surface au niveau de la couche limite visqueuse en périphérie de la perforation (en vert sur la figure</w:t>
      </w:r>
      <w:r w:rsidR="005F2EE3" w:rsidRPr="00DE50E0">
        <w:rPr>
          <w:rFonts w:ascii="Adobe Thai" w:hAnsi="Adobe Thai" w:cs="Adobe Thai"/>
        </w:rPr>
        <w:t xml:space="preserve"> 15</w:t>
      </w:r>
      <w:r w:rsidR="007C4DA2" w:rsidRPr="00DE50E0">
        <w:rPr>
          <w:rFonts w:ascii="Adobe Thai" w:hAnsi="Adobe Thai" w:cs="Adobe Thai"/>
        </w:rPr>
        <w:t xml:space="preserve">). </w:t>
      </w:r>
      <w:commentRangeEnd w:id="347"/>
      <w:r w:rsidR="00511C5D">
        <w:rPr>
          <w:rStyle w:val="Marquedecommentaire"/>
        </w:rPr>
        <w:commentReference w:id="347"/>
      </w:r>
      <w:r w:rsidR="00830A6C" w:rsidRPr="00DE50E0">
        <w:rPr>
          <w:rFonts w:ascii="Adobe Thai" w:hAnsi="Adobe Thai" w:cs="Adobe Thai"/>
        </w:rPr>
        <w:t>Les effets de masse sont associés à l’air présent dans la perforation auquel on ajoute un terme de masse ajoutée qui tient compte de la déformation de l’écoulement à proximité de la plaque ainsi que de la réactance visqueuse (quasi nulle)</w:t>
      </w:r>
      <w:r w:rsidR="00830A6C" w:rsidRPr="00DE50E0">
        <w:rPr>
          <w:rStyle w:val="Appeldenotedefin"/>
          <w:rFonts w:ascii="Adobe Thai" w:hAnsi="Adobe Thai" w:cs="Adobe Thai"/>
        </w:rPr>
        <w:endnoteReference w:id="30"/>
      </w:r>
      <w:r w:rsidR="00830A6C" w:rsidRPr="00DE50E0">
        <w:rPr>
          <w:rFonts w:ascii="Adobe Thai" w:hAnsi="Adobe Thai" w:cs="Adobe Thai"/>
        </w:rPr>
        <w:t>.</w:t>
      </w:r>
    </w:p>
    <w:p w14:paraId="442AEFEA" w14:textId="1EEF7495" w:rsidR="002865C5" w:rsidRPr="00DE50E0" w:rsidRDefault="004A60C3" w:rsidP="00E07642">
      <w:pPr>
        <w:spacing w:line="276" w:lineRule="auto"/>
        <w:rPr>
          <w:rFonts w:ascii="Adobe Thai" w:hAnsi="Adobe Thai" w:cs="Adobe Thai"/>
        </w:rPr>
      </w:pPr>
      <w:r w:rsidRPr="00DE50E0">
        <w:rPr>
          <w:rFonts w:ascii="Adobe Thai" w:hAnsi="Adobe Thai" w:cs="Adobe Thai"/>
          <w:noProof/>
        </w:rPr>
        <w:drawing>
          <wp:anchor distT="0" distB="0" distL="114300" distR="114300" simplePos="0" relativeHeight="251671552" behindDoc="0" locked="0" layoutInCell="1" allowOverlap="1" wp14:anchorId="02DCED24" wp14:editId="1FAF8BD8">
            <wp:simplePos x="0" y="0"/>
            <wp:positionH relativeFrom="column">
              <wp:posOffset>994094</wp:posOffset>
            </wp:positionH>
            <wp:positionV relativeFrom="paragraph">
              <wp:posOffset>5080</wp:posOffset>
            </wp:positionV>
            <wp:extent cx="3583940" cy="2051050"/>
            <wp:effectExtent l="0" t="0" r="0" b="0"/>
            <wp:wrapSquare wrapText="bothSides"/>
            <wp:docPr id="1732201711" name="Image 1" descr="Une image contenant texte, diagramme, ligne, car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201711" name="Image 1" descr="Une image contenant texte, diagramme, ligne, carte&#10;&#10;Description générée automatiquement"/>
                    <pic:cNvPicPr/>
                  </pic:nvPicPr>
                  <pic:blipFill>
                    <a:blip r:embed="rId31" cstate="print">
                      <a:extLst>
                        <a:ext uri="{28A0092B-C50C-407E-A947-70E740481C1C}">
                          <a14:useLocalDpi xmlns:a14="http://schemas.microsoft.com/office/drawing/2010/main" val="0"/>
                        </a:ext>
                      </a:extLst>
                    </a:blip>
                    <a:stretch>
                      <a:fillRect/>
                    </a:stretch>
                  </pic:blipFill>
                  <pic:spPr>
                    <a:xfrm>
                      <a:off x="0" y="0"/>
                      <a:ext cx="3583940" cy="2051050"/>
                    </a:xfrm>
                    <a:prstGeom prst="rect">
                      <a:avLst/>
                    </a:prstGeom>
                  </pic:spPr>
                </pic:pic>
              </a:graphicData>
            </a:graphic>
            <wp14:sizeRelH relativeFrom="margin">
              <wp14:pctWidth>0</wp14:pctWidth>
            </wp14:sizeRelH>
            <wp14:sizeRelV relativeFrom="margin">
              <wp14:pctHeight>0</wp14:pctHeight>
            </wp14:sizeRelV>
          </wp:anchor>
        </w:drawing>
      </w:r>
    </w:p>
    <w:p w14:paraId="494EFC20" w14:textId="002FC3D1" w:rsidR="002865C5" w:rsidRPr="00DE50E0" w:rsidRDefault="002865C5" w:rsidP="00E07642">
      <w:pPr>
        <w:spacing w:line="276" w:lineRule="auto"/>
        <w:rPr>
          <w:rFonts w:ascii="Adobe Thai" w:hAnsi="Adobe Thai" w:cs="Adobe Thai"/>
        </w:rPr>
      </w:pPr>
    </w:p>
    <w:p w14:paraId="1F075BB3" w14:textId="105EC670" w:rsidR="002865C5" w:rsidRPr="00DE50E0" w:rsidRDefault="002865C5" w:rsidP="00E07642">
      <w:pPr>
        <w:spacing w:line="276" w:lineRule="auto"/>
        <w:rPr>
          <w:rFonts w:ascii="Adobe Thai" w:hAnsi="Adobe Thai" w:cs="Adobe Thai"/>
        </w:rPr>
      </w:pPr>
    </w:p>
    <w:p w14:paraId="48C168A7" w14:textId="77777777" w:rsidR="004A60C3" w:rsidRPr="00DE50E0" w:rsidRDefault="004A60C3" w:rsidP="00E07642">
      <w:pPr>
        <w:spacing w:line="276" w:lineRule="auto"/>
        <w:rPr>
          <w:rFonts w:ascii="Adobe Thai" w:hAnsi="Adobe Thai" w:cs="Adobe Thai"/>
        </w:rPr>
      </w:pPr>
    </w:p>
    <w:p w14:paraId="1915D148" w14:textId="77777777" w:rsidR="004A60C3" w:rsidRPr="00DE50E0" w:rsidRDefault="004A60C3" w:rsidP="00E07642">
      <w:pPr>
        <w:spacing w:line="276" w:lineRule="auto"/>
        <w:rPr>
          <w:rFonts w:ascii="Adobe Thai" w:hAnsi="Adobe Thai" w:cs="Adobe Thai"/>
        </w:rPr>
      </w:pPr>
    </w:p>
    <w:p w14:paraId="3D649919" w14:textId="77777777" w:rsidR="004A60C3" w:rsidRPr="00DE50E0" w:rsidRDefault="004A60C3" w:rsidP="00E07642">
      <w:pPr>
        <w:spacing w:line="276" w:lineRule="auto"/>
        <w:rPr>
          <w:rFonts w:ascii="Adobe Thai" w:hAnsi="Adobe Thai" w:cs="Adobe Thai"/>
        </w:rPr>
      </w:pPr>
    </w:p>
    <w:p w14:paraId="077EDF7D" w14:textId="77777777" w:rsidR="004A60C3" w:rsidRPr="00DE50E0" w:rsidRDefault="004A60C3" w:rsidP="00E07642">
      <w:pPr>
        <w:spacing w:line="276" w:lineRule="auto"/>
        <w:rPr>
          <w:rFonts w:ascii="Adobe Thai" w:hAnsi="Adobe Thai" w:cs="Adobe Thai"/>
        </w:rPr>
      </w:pPr>
    </w:p>
    <w:p w14:paraId="5CED284E" w14:textId="77777777" w:rsidR="004A60C3" w:rsidRPr="00DE50E0" w:rsidRDefault="004A60C3" w:rsidP="00E07642">
      <w:pPr>
        <w:spacing w:line="276" w:lineRule="auto"/>
        <w:rPr>
          <w:rFonts w:ascii="Adobe Thai" w:hAnsi="Adobe Thai" w:cs="Adobe Thai"/>
        </w:rPr>
      </w:pPr>
    </w:p>
    <w:p w14:paraId="3421D109" w14:textId="70590116" w:rsidR="004A60C3" w:rsidRPr="00821B5F" w:rsidRDefault="004A60C3" w:rsidP="00E07642">
      <w:pPr>
        <w:spacing w:line="276" w:lineRule="auto"/>
        <w:jc w:val="center"/>
        <w:rPr>
          <w:rStyle w:val="Accentuationlgre"/>
          <w:rFonts w:ascii="Adobe Thai" w:hAnsi="Adobe Thai" w:cs="Adobe Thai"/>
          <w:color w:val="auto"/>
        </w:rPr>
      </w:pPr>
      <w:r w:rsidRPr="00821B5F">
        <w:rPr>
          <w:rStyle w:val="Accentuationlgre"/>
          <w:rFonts w:ascii="Adobe Thai" w:hAnsi="Adobe Thai" w:cs="Adobe Thai"/>
          <w:color w:val="auto"/>
        </w:rPr>
        <w:t>Figure</w:t>
      </w:r>
      <w:r w:rsidR="005F2EE3" w:rsidRPr="00821B5F">
        <w:rPr>
          <w:rStyle w:val="Accentuationlgre"/>
          <w:rFonts w:ascii="Adobe Thai" w:hAnsi="Adobe Thai" w:cs="Adobe Thai"/>
          <w:color w:val="auto"/>
        </w:rPr>
        <w:t xml:space="preserve"> 15</w:t>
      </w:r>
      <w:r w:rsidRPr="00821B5F">
        <w:rPr>
          <w:rStyle w:val="Accentuationlgre"/>
          <w:rFonts w:ascii="Adobe Thai" w:hAnsi="Adobe Thai" w:cs="Adobe Thai"/>
          <w:color w:val="auto"/>
        </w:rPr>
        <w:t> :  Illustration des phénomènes physiques impliqués dans les MPP</w:t>
      </w:r>
      <w:r w:rsidR="00821B5F" w:rsidRPr="00821B5F">
        <w:rPr>
          <w:rStyle w:val="Accentuationlgre"/>
          <w:rFonts w:ascii="Adobe Thai" w:hAnsi="Adobe Thai" w:cs="Adobe Thai"/>
          <w:color w:val="auto"/>
        </w:rPr>
        <w:t xml:space="preserve"> (référence 30)</w:t>
      </w:r>
      <w:r w:rsidR="00830A6C" w:rsidRPr="00821B5F">
        <w:rPr>
          <w:rStyle w:val="Accentuationlgre"/>
          <w:rFonts w:ascii="Adobe Thai" w:hAnsi="Adobe Thai" w:cs="Adobe Thai"/>
          <w:color w:val="auto"/>
        </w:rPr>
        <w:t>.</w:t>
      </w:r>
    </w:p>
    <w:p w14:paraId="3ED0E1E3" w14:textId="77777777" w:rsidR="00830A6C" w:rsidRPr="00DE50E0" w:rsidRDefault="00830A6C" w:rsidP="00E07642">
      <w:pPr>
        <w:spacing w:line="276" w:lineRule="auto"/>
        <w:jc w:val="center"/>
        <w:rPr>
          <w:rFonts w:ascii="Adobe Thai" w:hAnsi="Adobe Thai" w:cs="Adobe Thai"/>
          <w:i/>
          <w:iCs/>
        </w:rPr>
      </w:pPr>
    </w:p>
    <w:p w14:paraId="54651136" w14:textId="4508F544" w:rsidR="00830A6C" w:rsidRPr="00DE50E0" w:rsidRDefault="00830A6C" w:rsidP="00E07642">
      <w:pPr>
        <w:pStyle w:val="Titre4"/>
        <w:spacing w:line="276" w:lineRule="auto"/>
        <w:rPr>
          <w:rFonts w:ascii="Adobe Thai" w:hAnsi="Adobe Thai" w:cs="Adobe Thai"/>
        </w:rPr>
      </w:pPr>
      <w:r w:rsidRPr="00DE50E0">
        <w:rPr>
          <w:rFonts w:ascii="Adobe Thai" w:hAnsi="Adobe Thai" w:cs="Adobe Thai"/>
        </w:rPr>
        <w:t>Impédance</w:t>
      </w:r>
      <w:r w:rsidR="00ED70CB" w:rsidRPr="00DE50E0">
        <w:rPr>
          <w:rFonts w:ascii="Adobe Thai" w:hAnsi="Adobe Thai" w:cs="Adobe Thai"/>
        </w:rPr>
        <w:t xml:space="preserve"> d’une perforation</w:t>
      </w:r>
    </w:p>
    <w:p w14:paraId="1E64C1BD" w14:textId="77777777" w:rsidR="00830A6C" w:rsidRPr="00DE50E0" w:rsidRDefault="00830A6C" w:rsidP="00E07642">
      <w:pPr>
        <w:spacing w:line="276" w:lineRule="auto"/>
        <w:rPr>
          <w:rFonts w:ascii="Adobe Thai" w:hAnsi="Adobe Thai" w:cs="Adobe Thai"/>
        </w:rPr>
      </w:pPr>
    </w:p>
    <w:p w14:paraId="51EDFF6D" w14:textId="2CB02D57" w:rsidR="00830A6C" w:rsidRPr="00DE50E0" w:rsidRDefault="00830A6C" w:rsidP="00E07642">
      <w:pPr>
        <w:spacing w:line="276" w:lineRule="auto"/>
        <w:rPr>
          <w:rFonts w:ascii="Adobe Thai" w:hAnsi="Adobe Thai" w:cs="Adobe Thai"/>
        </w:rPr>
      </w:pPr>
      <w:r w:rsidRPr="00DE50E0">
        <w:rPr>
          <w:rFonts w:ascii="Adobe Thai" w:hAnsi="Adobe Thai" w:cs="Adobe Thai"/>
        </w:rPr>
        <w:t>L’hypothèse d’onde plane est faite</w:t>
      </w:r>
      <w:r w:rsidR="006C7507" w:rsidRPr="00DE50E0">
        <w:rPr>
          <w:rFonts w:ascii="Adobe Thai" w:hAnsi="Adobe Thai" w:cs="Adobe Thai"/>
        </w:rPr>
        <w:t>, on peut donc utiliser l’approche par les matrices de transferts</w:t>
      </w:r>
      <w:r w:rsidR="00043373" w:rsidRPr="00DE50E0">
        <w:rPr>
          <w:rFonts w:ascii="Adobe Thai" w:hAnsi="Adobe Thai" w:cs="Adobe Thai"/>
        </w:rPr>
        <w:t xml:space="preserve"> avec </w:t>
      </w:r>
      <w:r w:rsidR="00043373" w:rsidRPr="00DE50E0">
        <w:rPr>
          <w:rFonts w:ascii="Adobe Thai" w:hAnsi="Adobe Thai" w:cs="Adobe Thai"/>
          <w:i/>
          <w:iCs/>
        </w:rPr>
        <w:t>e</w:t>
      </w:r>
      <w:r w:rsidR="00043373" w:rsidRPr="00DE50E0">
        <w:rPr>
          <w:rFonts w:ascii="Adobe Thai" w:hAnsi="Adobe Thai" w:cs="Adobe Thai"/>
        </w:rPr>
        <w:t xml:space="preserve"> l’épaisseur</w:t>
      </w:r>
      <w:r w:rsidR="006C7507" w:rsidRPr="00DE50E0">
        <w:rPr>
          <w:rFonts w:ascii="Adobe Thai" w:hAnsi="Adobe Thai" w:cs="Adobe Thai"/>
        </w:rPr>
        <w:t xml:space="preserve"> : </w:t>
      </w:r>
    </w:p>
    <w:p w14:paraId="1ADDF82F" w14:textId="3D22E6CF" w:rsidR="00821B5F" w:rsidRDefault="00821B5F" w:rsidP="00E07642">
      <w:pPr>
        <w:spacing w:line="276" w:lineRule="auto"/>
        <w:rPr>
          <w:rFonts w:ascii="Adobe Thai" w:hAnsi="Adobe Thai" w:cs="Adobe Thai"/>
        </w:rPr>
      </w:pPr>
      <w:r w:rsidRPr="00DE50E0">
        <w:rPr>
          <w:rFonts w:ascii="Adobe Thai" w:hAnsi="Adobe Thai" w:cs="Adobe Thai"/>
          <w:noProof/>
        </w:rPr>
        <w:drawing>
          <wp:anchor distT="0" distB="0" distL="114300" distR="114300" simplePos="0" relativeHeight="251660288" behindDoc="0" locked="0" layoutInCell="1" allowOverlap="1" wp14:anchorId="0794EEBD" wp14:editId="7DA870FD">
            <wp:simplePos x="0" y="0"/>
            <wp:positionH relativeFrom="column">
              <wp:posOffset>497952</wp:posOffset>
            </wp:positionH>
            <wp:positionV relativeFrom="paragraph">
              <wp:posOffset>87692</wp:posOffset>
            </wp:positionV>
            <wp:extent cx="998855" cy="1244600"/>
            <wp:effectExtent l="0" t="0" r="0" b="0"/>
            <wp:wrapSquare wrapText="bothSides"/>
            <wp:docPr id="289904144" name="Image 1" descr="Une image contenant texte, capture d’écran, Police, diagramm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904144" name="Image 1" descr="Une image contenant texte, capture d’écran, Police, diagramme&#10;&#10;Description générée automatiquement"/>
                    <pic:cNvPicPr/>
                  </pic:nvPicPr>
                  <pic:blipFill>
                    <a:blip r:embed="rId32" cstate="print">
                      <a:extLst>
                        <a:ext uri="{28A0092B-C50C-407E-A947-70E740481C1C}">
                          <a14:useLocalDpi xmlns:a14="http://schemas.microsoft.com/office/drawing/2010/main" val="0"/>
                        </a:ext>
                      </a:extLst>
                    </a:blip>
                    <a:stretch>
                      <a:fillRect/>
                    </a:stretch>
                  </pic:blipFill>
                  <pic:spPr>
                    <a:xfrm>
                      <a:off x="0" y="0"/>
                      <a:ext cx="998855" cy="1244600"/>
                    </a:xfrm>
                    <a:prstGeom prst="rect">
                      <a:avLst/>
                    </a:prstGeom>
                  </pic:spPr>
                </pic:pic>
              </a:graphicData>
            </a:graphic>
          </wp:anchor>
        </w:drawing>
      </w:r>
    </w:p>
    <w:p w14:paraId="68659A08" w14:textId="09E1F93A" w:rsidR="006C7507" w:rsidRPr="00DE50E0" w:rsidRDefault="006C7507" w:rsidP="00E07642">
      <w:pPr>
        <w:spacing w:line="276" w:lineRule="auto"/>
        <w:rPr>
          <w:rFonts w:ascii="Adobe Thai" w:hAnsi="Adobe Thai" w:cs="Adobe Thai"/>
        </w:rPr>
      </w:pPr>
    </w:p>
    <w:p w14:paraId="1CD317EC" w14:textId="16982A15" w:rsidR="006C7507" w:rsidRPr="00DE50E0" w:rsidRDefault="006C7507" w:rsidP="00E07642">
      <w:pPr>
        <w:spacing w:line="276" w:lineRule="auto"/>
        <w:jc w:val="both"/>
        <w:rPr>
          <w:rFonts w:ascii="Adobe Thai" w:hAnsi="Adobe Thai" w:cs="Adobe Thai"/>
        </w:rPr>
      </w:pPr>
      <w:r w:rsidRPr="00DE50E0">
        <w:rPr>
          <w:rFonts w:ascii="Adobe Thai" w:eastAsiaTheme="minorEastAsia" w:hAnsi="Adobe Thai" w:cs="Adobe Thai"/>
          <w:i/>
        </w:rPr>
        <w:t xml:space="preserve">  </w:t>
      </w:r>
      <m:oMath>
        <m:d>
          <m:dPr>
            <m:ctrlPr>
              <w:rPr>
                <w:rFonts w:ascii="Cambria Math" w:eastAsiaTheme="minorEastAsia" w:hAnsi="Cambria Math" w:cs="Adobe Thai"/>
                <w:i/>
              </w:rPr>
            </m:ctrlPr>
          </m:dPr>
          <m:e>
            <m:f>
              <m:fPr>
                <m:type m:val="noBar"/>
                <m:ctrlPr>
                  <w:rPr>
                    <w:rFonts w:ascii="Cambria Math" w:eastAsiaTheme="minorEastAsia" w:hAnsi="Cambria Math" w:cs="Adobe Thai"/>
                    <w:i/>
                  </w:rPr>
                </m:ctrlPr>
              </m:fPr>
              <m:num>
                <m:sSub>
                  <m:sSubPr>
                    <m:ctrlPr>
                      <w:rPr>
                        <w:rFonts w:ascii="Cambria Math" w:eastAsiaTheme="minorEastAsia" w:hAnsi="Cambria Math" w:cs="Adobe Thai"/>
                        <w:i/>
                      </w:rPr>
                    </m:ctrlPr>
                  </m:sSubPr>
                  <m:e>
                    <m:r>
                      <w:rPr>
                        <w:rFonts w:ascii="Cambria Math" w:eastAsiaTheme="minorEastAsia" w:hAnsi="Cambria Math" w:cs="Adobe Thai"/>
                      </w:rPr>
                      <m:t>p</m:t>
                    </m:r>
                  </m:e>
                  <m:sub>
                    <m:r>
                      <w:rPr>
                        <w:rFonts w:ascii="Cambria Math" w:eastAsiaTheme="minorEastAsia" w:hAnsi="Cambria Math" w:cs="Adobe Thai"/>
                      </w:rPr>
                      <m:t>A'</m:t>
                    </m:r>
                  </m:sub>
                </m:sSub>
              </m:num>
              <m:den>
                <m:sSub>
                  <m:sSubPr>
                    <m:ctrlPr>
                      <w:rPr>
                        <w:rFonts w:ascii="Cambria Math" w:eastAsiaTheme="minorEastAsia" w:hAnsi="Cambria Math" w:cs="Adobe Thai"/>
                        <w:i/>
                      </w:rPr>
                    </m:ctrlPr>
                  </m:sSubPr>
                  <m:e>
                    <m:r>
                      <w:rPr>
                        <w:rFonts w:ascii="Cambria Math" w:eastAsiaTheme="minorEastAsia" w:hAnsi="Cambria Math" w:cs="Adobe Thai"/>
                      </w:rPr>
                      <m:t>v</m:t>
                    </m:r>
                  </m:e>
                  <m:sub>
                    <m:r>
                      <w:rPr>
                        <w:rFonts w:ascii="Cambria Math" w:eastAsiaTheme="minorEastAsia" w:hAnsi="Cambria Math" w:cs="Adobe Thai"/>
                      </w:rPr>
                      <m:t>A'</m:t>
                    </m:r>
                  </m:sub>
                </m:sSub>
              </m:den>
            </m:f>
          </m:e>
        </m:d>
        <m:r>
          <w:rPr>
            <w:rFonts w:ascii="Cambria Math" w:eastAsiaTheme="minorEastAsia" w:hAnsi="Cambria Math" w:cs="Adobe Thai"/>
          </w:rPr>
          <m:t>=</m:t>
        </m:r>
        <m:d>
          <m:dPr>
            <m:ctrlPr>
              <w:rPr>
                <w:rFonts w:ascii="Cambria Math" w:eastAsiaTheme="minorEastAsia" w:hAnsi="Cambria Math" w:cs="Adobe Thai"/>
                <w:i/>
              </w:rPr>
            </m:ctrlPr>
          </m:dPr>
          <m:e>
            <m:m>
              <m:mPr>
                <m:mcs>
                  <m:mc>
                    <m:mcPr>
                      <m:count m:val="2"/>
                      <m:mcJc m:val="center"/>
                    </m:mcPr>
                  </m:mc>
                </m:mcs>
                <m:ctrlPr>
                  <w:rPr>
                    <w:rFonts w:ascii="Cambria Math" w:eastAsiaTheme="minorEastAsia" w:hAnsi="Cambria Math" w:cs="Adobe Thai"/>
                    <w:i/>
                  </w:rPr>
                </m:ctrlPr>
              </m:mPr>
              <m:mr>
                <m:e>
                  <m:r>
                    <m:rPr>
                      <m:sty m:val="p"/>
                    </m:rPr>
                    <w:rPr>
                      <w:rFonts w:ascii="Cambria Math" w:hAnsi="Cambria Math" w:cs="Adobe Thai"/>
                    </w:rPr>
                    <m:t>cos⁡</m:t>
                  </m:r>
                  <m:r>
                    <w:rPr>
                      <w:rFonts w:ascii="Cambria Math" w:hAnsi="Cambria Math" w:cs="Adobe Thai"/>
                    </w:rPr>
                    <m:t>(ke)</m:t>
                  </m:r>
                </m:e>
                <m:e>
                  <m:r>
                    <w:rPr>
                      <w:rFonts w:ascii="Cambria Math" w:hAnsi="Cambria Math" w:cs="Adobe Thai"/>
                    </w:rPr>
                    <m:t>jω</m:t>
                  </m:r>
                  <m:acc>
                    <m:accPr>
                      <m:chr m:val="̃"/>
                      <m:ctrlPr>
                        <w:rPr>
                          <w:rFonts w:ascii="Cambria Math" w:hAnsi="Cambria Math" w:cs="Adobe Thai"/>
                          <w:i/>
                        </w:rPr>
                      </m:ctrlPr>
                    </m:accPr>
                    <m:e>
                      <m:sSub>
                        <m:sSubPr>
                          <m:ctrlPr>
                            <w:rPr>
                              <w:rFonts w:ascii="Cambria Math" w:hAnsi="Cambria Math" w:cs="Adobe Thai"/>
                              <w:i/>
                            </w:rPr>
                          </m:ctrlPr>
                        </m:sSubPr>
                        <m:e>
                          <m:r>
                            <w:rPr>
                              <w:rFonts w:ascii="Cambria Math" w:hAnsi="Cambria Math" w:cs="Adobe Thai"/>
                            </w:rPr>
                            <m:t>Z</m:t>
                          </m:r>
                        </m:e>
                        <m:sub>
                          <m:r>
                            <w:rPr>
                              <w:rFonts w:ascii="Cambria Math" w:hAnsi="Cambria Math" w:cs="Adobe Thai"/>
                            </w:rPr>
                            <m:t>c</m:t>
                          </m:r>
                        </m:sub>
                      </m:sSub>
                    </m:e>
                  </m:acc>
                  <m:r>
                    <m:rPr>
                      <m:sty m:val="p"/>
                    </m:rPr>
                    <w:rPr>
                      <w:rFonts w:ascii="Cambria Math" w:hAnsi="Cambria Math" w:cs="Adobe Thai"/>
                    </w:rPr>
                    <m:t>sin⁡</m:t>
                  </m:r>
                  <m:r>
                    <w:rPr>
                      <w:rFonts w:ascii="Cambria Math" w:hAnsi="Cambria Math" w:cs="Adobe Thai"/>
                    </w:rPr>
                    <m:t>(ke)</m:t>
                  </m:r>
                </m:e>
              </m:mr>
              <m:mr>
                <m:e>
                  <m:f>
                    <m:fPr>
                      <m:ctrlPr>
                        <w:rPr>
                          <w:rFonts w:ascii="Cambria Math" w:hAnsi="Cambria Math" w:cs="Adobe Thai"/>
                          <w:i/>
                        </w:rPr>
                      </m:ctrlPr>
                    </m:fPr>
                    <m:num>
                      <m:r>
                        <w:rPr>
                          <w:rFonts w:ascii="Cambria Math" w:hAnsi="Cambria Math" w:cs="Adobe Thai"/>
                        </w:rPr>
                        <m:t>jω</m:t>
                      </m:r>
                    </m:num>
                    <m:den>
                      <m:acc>
                        <m:accPr>
                          <m:chr m:val="̃"/>
                          <m:ctrlPr>
                            <w:rPr>
                              <w:rFonts w:ascii="Cambria Math" w:hAnsi="Cambria Math" w:cs="Adobe Thai"/>
                              <w:i/>
                            </w:rPr>
                          </m:ctrlPr>
                        </m:accPr>
                        <m:e>
                          <m:sSub>
                            <m:sSubPr>
                              <m:ctrlPr>
                                <w:rPr>
                                  <w:rFonts w:ascii="Cambria Math" w:hAnsi="Cambria Math" w:cs="Adobe Thai"/>
                                  <w:i/>
                                </w:rPr>
                              </m:ctrlPr>
                            </m:sSubPr>
                            <m:e>
                              <m:r>
                                <w:rPr>
                                  <w:rFonts w:ascii="Cambria Math" w:hAnsi="Cambria Math" w:cs="Adobe Thai"/>
                                </w:rPr>
                                <m:t>Z</m:t>
                              </m:r>
                            </m:e>
                            <m:sub>
                              <m:r>
                                <w:rPr>
                                  <w:rFonts w:ascii="Cambria Math" w:hAnsi="Cambria Math" w:cs="Adobe Thai"/>
                                </w:rPr>
                                <m:t>c</m:t>
                              </m:r>
                            </m:sub>
                          </m:sSub>
                        </m:e>
                      </m:acc>
                    </m:den>
                  </m:f>
                  <m:r>
                    <m:rPr>
                      <m:sty m:val="p"/>
                    </m:rPr>
                    <w:rPr>
                      <w:rFonts w:ascii="Cambria Math" w:hAnsi="Cambria Math" w:cs="Adobe Thai"/>
                    </w:rPr>
                    <m:t>sin⁡</m:t>
                  </m:r>
                  <m:r>
                    <w:rPr>
                      <w:rFonts w:ascii="Cambria Math" w:hAnsi="Cambria Math" w:cs="Adobe Thai"/>
                    </w:rPr>
                    <m:t>(ke)</m:t>
                  </m:r>
                </m:e>
                <m:e>
                  <m:func>
                    <m:funcPr>
                      <m:ctrlPr>
                        <w:rPr>
                          <w:rFonts w:ascii="Cambria Math" w:hAnsi="Cambria Math" w:cs="Adobe Thai"/>
                        </w:rPr>
                      </m:ctrlPr>
                    </m:funcPr>
                    <m:fName>
                      <m:r>
                        <m:rPr>
                          <m:sty m:val="p"/>
                        </m:rPr>
                        <w:rPr>
                          <w:rFonts w:ascii="Cambria Math" w:hAnsi="Cambria Math" w:cs="Adobe Thai"/>
                        </w:rPr>
                        <m:t>cos</m:t>
                      </m:r>
                    </m:fName>
                    <m:e>
                      <m:d>
                        <m:dPr>
                          <m:ctrlPr>
                            <w:rPr>
                              <w:rFonts w:ascii="Cambria Math" w:hAnsi="Cambria Math" w:cs="Adobe Thai"/>
                              <w:i/>
                            </w:rPr>
                          </m:ctrlPr>
                        </m:dPr>
                        <m:e>
                          <m:r>
                            <w:rPr>
                              <w:rFonts w:ascii="Cambria Math" w:hAnsi="Cambria Math" w:cs="Adobe Thai"/>
                            </w:rPr>
                            <m:t>ke</m:t>
                          </m:r>
                        </m:e>
                      </m:d>
                    </m:e>
                  </m:func>
                </m:e>
              </m:mr>
            </m:m>
          </m:e>
        </m:d>
        <m:d>
          <m:dPr>
            <m:ctrlPr>
              <w:rPr>
                <w:rFonts w:ascii="Cambria Math" w:eastAsiaTheme="minorEastAsia" w:hAnsi="Cambria Math" w:cs="Adobe Thai"/>
                <w:i/>
              </w:rPr>
            </m:ctrlPr>
          </m:dPr>
          <m:e>
            <m:f>
              <m:fPr>
                <m:type m:val="noBar"/>
                <m:ctrlPr>
                  <w:rPr>
                    <w:rFonts w:ascii="Cambria Math" w:eastAsiaTheme="minorEastAsia" w:hAnsi="Cambria Math" w:cs="Adobe Thai"/>
                    <w:i/>
                  </w:rPr>
                </m:ctrlPr>
              </m:fPr>
              <m:num>
                <m:sSub>
                  <m:sSubPr>
                    <m:ctrlPr>
                      <w:rPr>
                        <w:rFonts w:ascii="Cambria Math" w:eastAsiaTheme="minorEastAsia" w:hAnsi="Cambria Math" w:cs="Adobe Thai"/>
                        <w:i/>
                      </w:rPr>
                    </m:ctrlPr>
                  </m:sSubPr>
                  <m:e>
                    <m:r>
                      <w:rPr>
                        <w:rFonts w:ascii="Cambria Math" w:eastAsiaTheme="minorEastAsia" w:hAnsi="Cambria Math" w:cs="Adobe Thai"/>
                      </w:rPr>
                      <m:t>p</m:t>
                    </m:r>
                  </m:e>
                  <m:sub>
                    <m:r>
                      <w:rPr>
                        <w:rFonts w:ascii="Cambria Math" w:eastAsiaTheme="minorEastAsia" w:hAnsi="Cambria Math" w:cs="Adobe Thai"/>
                      </w:rPr>
                      <m:t>B'</m:t>
                    </m:r>
                  </m:sub>
                </m:sSub>
              </m:num>
              <m:den>
                <m:sSub>
                  <m:sSubPr>
                    <m:ctrlPr>
                      <w:rPr>
                        <w:rFonts w:ascii="Cambria Math" w:eastAsiaTheme="minorEastAsia" w:hAnsi="Cambria Math" w:cs="Adobe Thai"/>
                        <w:i/>
                      </w:rPr>
                    </m:ctrlPr>
                  </m:sSubPr>
                  <m:e>
                    <m:r>
                      <w:rPr>
                        <w:rFonts w:ascii="Cambria Math" w:eastAsiaTheme="minorEastAsia" w:hAnsi="Cambria Math" w:cs="Adobe Thai"/>
                      </w:rPr>
                      <m:t>v</m:t>
                    </m:r>
                  </m:e>
                  <m:sub>
                    <m:r>
                      <w:rPr>
                        <w:rFonts w:ascii="Cambria Math" w:eastAsiaTheme="minorEastAsia" w:hAnsi="Cambria Math" w:cs="Adobe Thai"/>
                      </w:rPr>
                      <m:t>B'</m:t>
                    </m:r>
                  </m:sub>
                </m:sSub>
              </m:den>
            </m:f>
          </m:e>
        </m:d>
      </m:oMath>
    </w:p>
    <w:p w14:paraId="23844B36" w14:textId="2B700DF7" w:rsidR="00963DB6" w:rsidRPr="00DE50E0" w:rsidRDefault="00821B5F" w:rsidP="00821B5F">
      <w:pPr>
        <w:spacing w:line="276" w:lineRule="auto"/>
        <w:ind w:left="2124"/>
        <w:rPr>
          <w:rFonts w:ascii="Adobe Thai" w:eastAsiaTheme="majorEastAsia" w:hAnsi="Adobe Thai" w:cs="Adobe Thai"/>
        </w:rPr>
      </w:pPr>
      <w:r>
        <w:rPr>
          <w:rFonts w:ascii="Adobe Thai" w:eastAsiaTheme="majorEastAsia" w:hAnsi="Adobe Thai" w:cs="Adobe Thai"/>
          <w:noProof/>
        </w:rPr>
        <w:t xml:space="preserve">Comme </w:t>
      </w:r>
      <m:oMath>
        <m:r>
          <w:rPr>
            <w:rFonts w:ascii="Cambria Math" w:hAnsi="Cambria Math" w:cs="Adobe Thai"/>
          </w:rPr>
          <m:t>ke ≅0</m:t>
        </m:r>
        <m:d>
          <m:dPr>
            <m:ctrlPr>
              <w:rPr>
                <w:rFonts w:ascii="Cambria Math" w:eastAsiaTheme="minorEastAsia" w:hAnsi="Cambria Math" w:cs="Adobe Thai"/>
                <w:i/>
              </w:rPr>
            </m:ctrlPr>
          </m:dPr>
          <m:e>
            <m:f>
              <m:fPr>
                <m:type m:val="noBar"/>
                <m:ctrlPr>
                  <w:rPr>
                    <w:rFonts w:ascii="Cambria Math" w:eastAsiaTheme="minorEastAsia" w:hAnsi="Cambria Math" w:cs="Adobe Thai"/>
                    <w:i/>
                  </w:rPr>
                </m:ctrlPr>
              </m:fPr>
              <m:num>
                <m:sSub>
                  <m:sSubPr>
                    <m:ctrlPr>
                      <w:rPr>
                        <w:rFonts w:ascii="Cambria Math" w:eastAsiaTheme="minorEastAsia" w:hAnsi="Cambria Math" w:cs="Adobe Thai"/>
                        <w:i/>
                      </w:rPr>
                    </m:ctrlPr>
                  </m:sSubPr>
                  <m:e>
                    <m:r>
                      <w:rPr>
                        <w:rFonts w:ascii="Cambria Math" w:eastAsiaTheme="minorEastAsia" w:hAnsi="Cambria Math" w:cs="Adobe Thai"/>
                      </w:rPr>
                      <m:t>p</m:t>
                    </m:r>
                  </m:e>
                  <m:sub>
                    <m:r>
                      <w:rPr>
                        <w:rFonts w:ascii="Cambria Math" w:eastAsiaTheme="minorEastAsia" w:hAnsi="Cambria Math" w:cs="Adobe Thai"/>
                      </w:rPr>
                      <m:t>A'</m:t>
                    </m:r>
                  </m:sub>
                </m:sSub>
              </m:num>
              <m:den>
                <m:sSub>
                  <m:sSubPr>
                    <m:ctrlPr>
                      <w:rPr>
                        <w:rFonts w:ascii="Cambria Math" w:eastAsiaTheme="minorEastAsia" w:hAnsi="Cambria Math" w:cs="Adobe Thai"/>
                        <w:i/>
                      </w:rPr>
                    </m:ctrlPr>
                  </m:sSubPr>
                  <m:e>
                    <m:r>
                      <w:rPr>
                        <w:rFonts w:ascii="Cambria Math" w:eastAsiaTheme="minorEastAsia" w:hAnsi="Cambria Math" w:cs="Adobe Thai"/>
                      </w:rPr>
                      <m:t>v</m:t>
                    </m:r>
                  </m:e>
                  <m:sub>
                    <m:r>
                      <w:rPr>
                        <w:rFonts w:ascii="Cambria Math" w:eastAsiaTheme="minorEastAsia" w:hAnsi="Cambria Math" w:cs="Adobe Thai"/>
                      </w:rPr>
                      <m:t>A'</m:t>
                    </m:r>
                  </m:sub>
                </m:sSub>
              </m:den>
            </m:f>
          </m:e>
        </m:d>
        <m:r>
          <w:rPr>
            <w:rFonts w:ascii="Cambria Math" w:eastAsiaTheme="minorEastAsia" w:hAnsi="Cambria Math" w:cs="Adobe Thai"/>
          </w:rPr>
          <m:t>=</m:t>
        </m:r>
        <m:d>
          <m:dPr>
            <m:ctrlPr>
              <w:rPr>
                <w:rFonts w:ascii="Cambria Math" w:eastAsiaTheme="minorEastAsia" w:hAnsi="Cambria Math" w:cs="Adobe Thai"/>
                <w:i/>
              </w:rPr>
            </m:ctrlPr>
          </m:dPr>
          <m:e>
            <m:m>
              <m:mPr>
                <m:mcs>
                  <m:mc>
                    <m:mcPr>
                      <m:count m:val="2"/>
                      <m:mcJc m:val="center"/>
                    </m:mcPr>
                  </m:mc>
                </m:mcs>
                <m:ctrlPr>
                  <w:rPr>
                    <w:rFonts w:ascii="Cambria Math" w:eastAsiaTheme="minorEastAsia" w:hAnsi="Cambria Math" w:cs="Adobe Thai"/>
                    <w:i/>
                  </w:rPr>
                </m:ctrlPr>
              </m:mPr>
              <m:mr>
                <m:e>
                  <m:r>
                    <m:rPr>
                      <m:sty m:val="p"/>
                    </m:rPr>
                    <w:rPr>
                      <w:rFonts w:ascii="Cambria Math" w:hAnsi="Cambria Math" w:cs="Adobe Thai"/>
                    </w:rPr>
                    <m:t>1</m:t>
                  </m:r>
                </m:e>
                <m:e>
                  <m:r>
                    <w:rPr>
                      <w:rFonts w:ascii="Cambria Math" w:hAnsi="Cambria Math" w:cs="Adobe Thai"/>
                    </w:rPr>
                    <m:t>jω</m:t>
                  </m:r>
                  <m:acc>
                    <m:accPr>
                      <m:chr m:val="̃"/>
                      <m:ctrlPr>
                        <w:rPr>
                          <w:rFonts w:ascii="Cambria Math" w:hAnsi="Cambria Math" w:cs="Adobe Thai"/>
                          <w:i/>
                        </w:rPr>
                      </m:ctrlPr>
                    </m:accPr>
                    <m:e>
                      <m:sSub>
                        <m:sSubPr>
                          <m:ctrlPr>
                            <w:rPr>
                              <w:rFonts w:ascii="Cambria Math" w:hAnsi="Cambria Math" w:cs="Adobe Thai"/>
                              <w:i/>
                            </w:rPr>
                          </m:ctrlPr>
                        </m:sSubPr>
                        <m:e>
                          <m:r>
                            <w:rPr>
                              <w:rFonts w:ascii="Cambria Math" w:hAnsi="Cambria Math" w:cs="Adobe Thai"/>
                            </w:rPr>
                            <m:t>Z</m:t>
                          </m:r>
                        </m:e>
                        <m:sub>
                          <m:r>
                            <w:rPr>
                              <w:rFonts w:ascii="Cambria Math" w:hAnsi="Cambria Math" w:cs="Adobe Thai"/>
                            </w:rPr>
                            <m:t>c</m:t>
                          </m:r>
                        </m:sub>
                      </m:sSub>
                    </m:e>
                  </m:acc>
                  <m:r>
                    <w:rPr>
                      <w:rFonts w:ascii="Cambria Math" w:hAnsi="Cambria Math" w:cs="Adobe Thai"/>
                    </w:rPr>
                    <m:t>ke</m:t>
                  </m:r>
                </m:e>
              </m:mr>
              <m:mr>
                <m:e>
                  <w:commentRangeStart w:id="360"/>
                  <m:f>
                    <m:fPr>
                      <m:ctrlPr>
                        <w:rPr>
                          <w:rFonts w:ascii="Cambria Math" w:hAnsi="Cambria Math" w:cs="Adobe Thai"/>
                          <w:i/>
                        </w:rPr>
                      </m:ctrlPr>
                    </m:fPr>
                    <m:num>
                      <m:r>
                        <w:rPr>
                          <w:rFonts w:ascii="Cambria Math" w:hAnsi="Cambria Math" w:cs="Adobe Thai"/>
                        </w:rPr>
                        <m:t>jω</m:t>
                      </m:r>
                    </m:num>
                    <m:den>
                      <m:acc>
                        <m:accPr>
                          <m:chr m:val="̃"/>
                          <m:ctrlPr>
                            <w:rPr>
                              <w:rFonts w:ascii="Cambria Math" w:hAnsi="Cambria Math" w:cs="Adobe Thai"/>
                              <w:i/>
                            </w:rPr>
                          </m:ctrlPr>
                        </m:accPr>
                        <m:e>
                          <m:sSub>
                            <m:sSubPr>
                              <m:ctrlPr>
                                <w:rPr>
                                  <w:rFonts w:ascii="Cambria Math" w:hAnsi="Cambria Math" w:cs="Adobe Thai"/>
                                  <w:i/>
                                </w:rPr>
                              </m:ctrlPr>
                            </m:sSubPr>
                            <m:e>
                              <m:r>
                                <w:rPr>
                                  <w:rFonts w:ascii="Cambria Math" w:hAnsi="Cambria Math" w:cs="Adobe Thai"/>
                                </w:rPr>
                                <m:t>Z</m:t>
                              </m:r>
                            </m:e>
                            <m:sub>
                              <m:r>
                                <w:rPr>
                                  <w:rFonts w:ascii="Cambria Math" w:hAnsi="Cambria Math" w:cs="Adobe Thai"/>
                                </w:rPr>
                                <m:t>c</m:t>
                              </m:r>
                            </m:sub>
                          </m:sSub>
                        </m:e>
                      </m:acc>
                    </m:den>
                  </m:f>
                  <m:r>
                    <w:rPr>
                      <w:rFonts w:ascii="Cambria Math" w:hAnsi="Cambria Math" w:cs="Adobe Thai"/>
                    </w:rPr>
                    <m:t>ke</m:t>
                  </m:r>
                  <w:commentRangeEnd w:id="360"/>
                  <m:r>
                    <m:rPr>
                      <m:sty m:val="p"/>
                    </m:rPr>
                    <w:rPr>
                      <w:rStyle w:val="Marquedecommentaire"/>
                    </w:rPr>
                    <w:commentReference w:id="360"/>
                  </m:r>
                </m:e>
                <m:e>
                  <m:r>
                    <m:rPr>
                      <m:sty m:val="p"/>
                    </m:rPr>
                    <w:rPr>
                      <w:rFonts w:ascii="Cambria Math" w:hAnsi="Cambria Math" w:cs="Adobe Thai"/>
                    </w:rPr>
                    <m:t>1</m:t>
                  </m:r>
                </m:e>
              </m:mr>
            </m:m>
          </m:e>
        </m:d>
        <m:d>
          <m:dPr>
            <m:ctrlPr>
              <w:rPr>
                <w:rFonts w:ascii="Cambria Math" w:eastAsiaTheme="minorEastAsia" w:hAnsi="Cambria Math" w:cs="Adobe Thai"/>
                <w:i/>
              </w:rPr>
            </m:ctrlPr>
          </m:dPr>
          <m:e>
            <m:f>
              <m:fPr>
                <m:type m:val="noBar"/>
                <m:ctrlPr>
                  <w:rPr>
                    <w:rFonts w:ascii="Cambria Math" w:eastAsiaTheme="minorEastAsia" w:hAnsi="Cambria Math" w:cs="Adobe Thai"/>
                    <w:i/>
                  </w:rPr>
                </m:ctrlPr>
              </m:fPr>
              <m:num>
                <m:sSub>
                  <m:sSubPr>
                    <m:ctrlPr>
                      <w:rPr>
                        <w:rFonts w:ascii="Cambria Math" w:eastAsiaTheme="minorEastAsia" w:hAnsi="Cambria Math" w:cs="Adobe Thai"/>
                        <w:i/>
                      </w:rPr>
                    </m:ctrlPr>
                  </m:sSubPr>
                  <m:e>
                    <m:r>
                      <w:rPr>
                        <w:rFonts w:ascii="Cambria Math" w:eastAsiaTheme="minorEastAsia" w:hAnsi="Cambria Math" w:cs="Adobe Thai"/>
                      </w:rPr>
                      <m:t>p</m:t>
                    </m:r>
                  </m:e>
                  <m:sub>
                    <m:r>
                      <w:rPr>
                        <w:rFonts w:ascii="Cambria Math" w:eastAsiaTheme="minorEastAsia" w:hAnsi="Cambria Math" w:cs="Adobe Thai"/>
                      </w:rPr>
                      <m:t>B'</m:t>
                    </m:r>
                  </m:sub>
                </m:sSub>
              </m:num>
              <m:den>
                <m:sSub>
                  <m:sSubPr>
                    <m:ctrlPr>
                      <w:rPr>
                        <w:rFonts w:ascii="Cambria Math" w:eastAsiaTheme="minorEastAsia" w:hAnsi="Cambria Math" w:cs="Adobe Thai"/>
                        <w:i/>
                      </w:rPr>
                    </m:ctrlPr>
                  </m:sSubPr>
                  <m:e>
                    <m:r>
                      <w:rPr>
                        <w:rFonts w:ascii="Cambria Math" w:eastAsiaTheme="minorEastAsia" w:hAnsi="Cambria Math" w:cs="Adobe Thai"/>
                      </w:rPr>
                      <m:t>v</m:t>
                    </m:r>
                  </m:e>
                  <m:sub>
                    <m:r>
                      <w:rPr>
                        <w:rFonts w:ascii="Cambria Math" w:eastAsiaTheme="minorEastAsia" w:hAnsi="Cambria Math" w:cs="Adobe Thai"/>
                      </w:rPr>
                      <m:t>B'</m:t>
                    </m:r>
                  </m:sub>
                </m:sSub>
              </m:den>
            </m:f>
          </m:e>
        </m:d>
      </m:oMath>
    </w:p>
    <w:p w14:paraId="58498FEE" w14:textId="7D2E6CAB" w:rsidR="000C5BA6" w:rsidRPr="00DE50E0" w:rsidRDefault="000C5BA6" w:rsidP="00E07642">
      <w:pPr>
        <w:spacing w:line="276" w:lineRule="auto"/>
        <w:rPr>
          <w:rFonts w:ascii="Adobe Thai" w:eastAsiaTheme="majorEastAsia" w:hAnsi="Adobe Thai" w:cs="Adobe Thai"/>
        </w:rPr>
      </w:pPr>
      <w:r w:rsidRPr="00DE50E0">
        <w:rPr>
          <w:rFonts w:ascii="Adobe Thai" w:eastAsiaTheme="majorEastAsia" w:hAnsi="Adobe Thai" w:cs="Adobe Thai"/>
        </w:rPr>
        <w:lastRenderedPageBreak/>
        <w:t xml:space="preserve">                          </w:t>
      </w:r>
    </w:p>
    <w:p w14:paraId="398A42A8" w14:textId="51E1A37B" w:rsidR="00EC352E" w:rsidRPr="00DE50E0" w:rsidRDefault="00EC352E" w:rsidP="00E07642">
      <w:pPr>
        <w:spacing w:line="276" w:lineRule="auto"/>
        <w:rPr>
          <w:rFonts w:ascii="Adobe Thai" w:hAnsi="Adobe Thai" w:cs="Adobe Thai"/>
        </w:rPr>
      </w:pPr>
      <w:r w:rsidRPr="00DE50E0">
        <w:rPr>
          <w:rFonts w:ascii="Adobe Thai" w:eastAsiaTheme="majorEastAsia" w:hAnsi="Adobe Thai" w:cs="Adobe Thai"/>
        </w:rPr>
        <w:t>La description de l’approche par matrice de transfert fait l’objet d’un chapitre dans [25].</w:t>
      </w:r>
    </w:p>
    <w:p w14:paraId="75217F27" w14:textId="77777777" w:rsidR="00821B5F" w:rsidRDefault="00EC352E" w:rsidP="00821B5F">
      <w:pPr>
        <w:spacing w:line="276" w:lineRule="auto"/>
        <w:rPr>
          <w:rFonts w:ascii="Adobe Thai" w:hAnsi="Adobe Thai" w:cs="Adobe Thai"/>
        </w:rPr>
      </w:pPr>
      <w:commentRangeStart w:id="361"/>
      <w:r w:rsidRPr="00DE50E0">
        <w:rPr>
          <w:rFonts w:ascii="Adobe Thai" w:hAnsi="Adobe Thai" w:cs="Adobe Thai"/>
        </w:rPr>
        <w:t xml:space="preserve">Atalla [31] </w:t>
      </w:r>
      <w:commentRangeEnd w:id="361"/>
      <w:r w:rsidR="00FA21F7">
        <w:rPr>
          <w:rStyle w:val="Marquedecommentaire"/>
        </w:rPr>
        <w:commentReference w:id="361"/>
      </w:r>
      <w:r w:rsidRPr="00DE50E0">
        <w:rPr>
          <w:rFonts w:ascii="Adobe Thai" w:hAnsi="Adobe Thai" w:cs="Adobe Thai"/>
        </w:rPr>
        <w:t xml:space="preserve">nous donne une formulation en termes de constante localisée : </w:t>
      </w:r>
    </w:p>
    <w:p w14:paraId="4AB2CE95" w14:textId="32B81C9D" w:rsidR="00C277C5" w:rsidRPr="00597D96" w:rsidRDefault="00821B5F" w:rsidP="00821B5F">
      <w:pPr>
        <w:spacing w:line="276" w:lineRule="auto"/>
        <w:jc w:val="center"/>
        <w:rPr>
          <w:rFonts w:ascii="Adobe Thai" w:eastAsiaTheme="majorEastAsia" w:hAnsi="Adobe Thai" w:cs="Adobe Thai"/>
          <w:i/>
          <w:iCs/>
          <w:color w:val="2F5496" w:themeColor="accent1" w:themeShade="BF"/>
          <w:lang w:val="en-US"/>
        </w:rPr>
      </w:pPr>
      <m:oMath>
        <m:r>
          <w:rPr>
            <w:rFonts w:ascii="Cambria Math" w:hAnsi="Cambria Math" w:cs="Adobe Thai"/>
            <w:lang w:val="en-US"/>
          </w:rPr>
          <m:t xml:space="preserve">  </m:t>
        </m:r>
        <m:sSub>
          <m:sSubPr>
            <m:ctrlPr>
              <w:rPr>
                <w:rFonts w:ascii="Cambria Math" w:hAnsi="Cambria Math" w:cs="Adobe Thai"/>
                <w:i/>
              </w:rPr>
            </m:ctrlPr>
          </m:sSubPr>
          <m:e>
            <m:r>
              <w:rPr>
                <w:rFonts w:ascii="Cambria Math" w:hAnsi="Cambria Math" w:cs="Adobe Thai"/>
              </w:rPr>
              <m:t>Z</m:t>
            </m:r>
          </m:e>
          <m:sub>
            <m:r>
              <w:rPr>
                <w:rFonts w:ascii="Cambria Math" w:hAnsi="Cambria Math" w:cs="Adobe Thai"/>
              </w:rPr>
              <m:t>A</m:t>
            </m:r>
            <m:r>
              <w:rPr>
                <w:rFonts w:ascii="Cambria Math" w:hAnsi="Cambria Math" w:cs="Adobe Thai"/>
                <w:lang w:val="en-US"/>
              </w:rPr>
              <m:t>'</m:t>
            </m:r>
          </m:sub>
        </m:sSub>
        <m:r>
          <w:rPr>
            <w:rFonts w:ascii="Cambria Math" w:hAnsi="Cambria Math" w:cs="Adobe Thai"/>
            <w:lang w:val="en-US"/>
          </w:rPr>
          <m:t>=</m:t>
        </m:r>
        <m:r>
          <w:rPr>
            <w:rFonts w:ascii="Cambria Math" w:hAnsi="Cambria Math" w:cs="Adobe Thai"/>
          </w:rPr>
          <m:t>jω</m:t>
        </m:r>
        <m:acc>
          <m:accPr>
            <m:chr m:val="̃"/>
            <m:ctrlPr>
              <w:rPr>
                <w:rFonts w:ascii="Cambria Math" w:eastAsiaTheme="minorEastAsia" w:hAnsi="Cambria Math" w:cs="Adobe Thai"/>
                <w:i/>
              </w:rPr>
            </m:ctrlPr>
          </m:accPr>
          <m:e>
            <m:r>
              <w:rPr>
                <w:rFonts w:ascii="Cambria Math" w:eastAsiaTheme="minorEastAsia" w:hAnsi="Cambria Math" w:cs="Adobe Thai"/>
              </w:rPr>
              <m:t>ρ</m:t>
            </m:r>
          </m:e>
        </m:acc>
        <m:r>
          <w:rPr>
            <w:rFonts w:ascii="Cambria Math" w:eastAsiaTheme="minorEastAsia" w:hAnsi="Cambria Math" w:cs="Adobe Thai"/>
          </w:rPr>
          <m:t>e</m:t>
        </m:r>
        <m:r>
          <w:rPr>
            <w:rFonts w:ascii="Cambria Math" w:eastAsiaTheme="minorEastAsia" w:hAnsi="Cambria Math" w:cs="Adobe Thai"/>
            <w:lang w:val="en-US"/>
          </w:rPr>
          <m:t xml:space="preserve">+ </m:t>
        </m:r>
        <m:sSub>
          <m:sSubPr>
            <m:ctrlPr>
              <w:rPr>
                <w:rFonts w:ascii="Cambria Math" w:hAnsi="Cambria Math" w:cs="Adobe Thai"/>
                <w:i/>
              </w:rPr>
            </m:ctrlPr>
          </m:sSubPr>
          <m:e>
            <m:r>
              <w:rPr>
                <w:rFonts w:ascii="Cambria Math" w:hAnsi="Cambria Math" w:cs="Adobe Thai"/>
              </w:rPr>
              <m:t>Z</m:t>
            </m:r>
          </m:e>
          <m:sub>
            <m:r>
              <w:rPr>
                <w:rFonts w:ascii="Cambria Math" w:hAnsi="Cambria Math" w:cs="Adobe Thai"/>
              </w:rPr>
              <m:t>B</m:t>
            </m:r>
          </m:sub>
        </m:sSub>
      </m:oMath>
      <w:r w:rsidR="00AD4C62" w:rsidRPr="00597D96">
        <w:rPr>
          <w:rFonts w:ascii="Adobe Thai" w:eastAsiaTheme="minorEastAsia" w:hAnsi="Adobe Thai" w:cs="Adobe Thai"/>
          <w:lang w:val="en-US"/>
        </w:rPr>
        <w:t xml:space="preserve">   (eq.7)</w:t>
      </w:r>
    </w:p>
    <w:p w14:paraId="2C9E36E1" w14:textId="7C51017B" w:rsidR="00C032F6" w:rsidRPr="00DE50E0" w:rsidRDefault="00043373" w:rsidP="00E07642">
      <w:pPr>
        <w:pStyle w:val="Titre4"/>
        <w:spacing w:line="276" w:lineRule="auto"/>
        <w:rPr>
          <w:rFonts w:ascii="Adobe Thai" w:hAnsi="Adobe Thai" w:cs="Adobe Thai"/>
        </w:rPr>
      </w:pPr>
      <w:r w:rsidRPr="00DE50E0">
        <w:rPr>
          <w:rFonts w:ascii="Adobe Thai" w:hAnsi="Adobe Thai" w:cs="Adobe Thai"/>
        </w:rPr>
        <w:t>Impédance de plaque, perforations en parallèle</w:t>
      </w:r>
      <w:r w:rsidR="0005194D" w:rsidRPr="00DE50E0">
        <w:rPr>
          <w:rFonts w:ascii="Adobe Thai" w:hAnsi="Adobe Thai" w:cs="Adobe Thai"/>
        </w:rPr>
        <w:t xml:space="preserve"> </w:t>
      </w:r>
    </w:p>
    <w:p w14:paraId="5C7CFAB4" w14:textId="77777777" w:rsidR="000C5BA6" w:rsidRPr="00DE50E0" w:rsidRDefault="000C5BA6" w:rsidP="00E07642">
      <w:pPr>
        <w:spacing w:line="276" w:lineRule="auto"/>
        <w:rPr>
          <w:rFonts w:ascii="Adobe Thai" w:hAnsi="Adobe Thai" w:cs="Adobe Thai"/>
        </w:rPr>
      </w:pPr>
    </w:p>
    <w:p w14:paraId="5FF262C3" w14:textId="1B82A75E" w:rsidR="000C5BA6" w:rsidRPr="00DE50E0" w:rsidRDefault="000C5BA6" w:rsidP="00E07642">
      <w:pPr>
        <w:spacing w:line="276" w:lineRule="auto"/>
        <w:jc w:val="both"/>
        <w:rPr>
          <w:rFonts w:ascii="Adobe Thai" w:eastAsiaTheme="minorEastAsia" w:hAnsi="Adobe Thai" w:cs="Adobe Thai"/>
        </w:rPr>
      </w:pPr>
      <w:r w:rsidRPr="00DE50E0">
        <w:rPr>
          <w:rFonts w:ascii="Adobe Thai" w:eastAsiaTheme="minorEastAsia" w:hAnsi="Adobe Thai" w:cs="Adobe Thai"/>
        </w:rPr>
        <w:t>Lorsqu'on considère un traitement comprenant plusieurs cavités en parallèle</w:t>
      </w:r>
      <w:r w:rsidRPr="00DE50E0">
        <w:rPr>
          <w:rStyle w:val="Appeldenotedefin"/>
          <w:rFonts w:ascii="Adobe Thai" w:eastAsiaTheme="minorEastAsia" w:hAnsi="Adobe Thai" w:cs="Adobe Thai"/>
        </w:rPr>
        <w:endnoteReference w:id="31"/>
      </w:r>
      <w:r w:rsidRPr="00DE50E0">
        <w:rPr>
          <w:rFonts w:ascii="Adobe Thai" w:eastAsiaTheme="minorEastAsia" w:hAnsi="Adobe Thai" w:cs="Adobe Thai"/>
        </w:rPr>
        <w:t xml:space="preserve">, </w:t>
      </w:r>
      <w:r w:rsidRPr="00FA21F7">
        <w:rPr>
          <w:rFonts w:ascii="Adobe Thai" w:eastAsiaTheme="minorEastAsia" w:hAnsi="Adobe Thai" w:cs="Adobe Thai"/>
          <w:highlight w:val="cyan"/>
          <w:rPrChange w:id="368" w:author="Lopez, Maël" w:date="2023-12-22T08:50:00Z">
            <w:rPr>
              <w:rFonts w:ascii="Adobe Thai" w:eastAsiaTheme="minorEastAsia" w:hAnsi="Adobe Thai" w:cs="Adobe Thai"/>
            </w:rPr>
          </w:rPrChange>
        </w:rPr>
        <w:t>on</w:t>
      </w:r>
      <w:r w:rsidRPr="00DE50E0">
        <w:rPr>
          <w:rFonts w:ascii="Adobe Thai" w:eastAsiaTheme="minorEastAsia" w:hAnsi="Adobe Thai" w:cs="Adobe Thai"/>
        </w:rPr>
        <w:t xml:space="preserve"> combine les différents effets en calculant une admittance de surface globale :</w:t>
      </w:r>
    </w:p>
    <w:p w14:paraId="7271C57A" w14:textId="77777777" w:rsidR="00AD4C62" w:rsidRPr="00DE50E0" w:rsidRDefault="000C5BA6" w:rsidP="00E07642">
      <w:pPr>
        <w:spacing w:line="276" w:lineRule="auto"/>
        <w:jc w:val="both"/>
        <w:rPr>
          <w:rFonts w:ascii="Adobe Thai" w:hAnsi="Adobe Thai" w:cs="Adobe Thai"/>
        </w:rPr>
      </w:pPr>
      <w:r w:rsidRPr="00DE50E0">
        <w:rPr>
          <w:rFonts w:ascii="Adobe Thai" w:hAnsi="Adobe Thai" w:cs="Adobe Thai"/>
          <w:noProof/>
        </w:rPr>
        <w:drawing>
          <wp:anchor distT="0" distB="0" distL="114300" distR="114300" simplePos="0" relativeHeight="251672576" behindDoc="0" locked="0" layoutInCell="1" allowOverlap="1" wp14:anchorId="4EEDD323" wp14:editId="54B436DF">
            <wp:simplePos x="0" y="0"/>
            <wp:positionH relativeFrom="margin">
              <wp:posOffset>2050726</wp:posOffset>
            </wp:positionH>
            <wp:positionV relativeFrom="paragraph">
              <wp:posOffset>153140</wp:posOffset>
            </wp:positionV>
            <wp:extent cx="1034415" cy="479425"/>
            <wp:effectExtent l="0" t="0" r="0" b="0"/>
            <wp:wrapSquare wrapText="bothSides"/>
            <wp:docPr id="1907130481" name="Image 1" descr="Une image contenant Police, blanc, diagramme, Graphiqu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130481" name="Image 1" descr="Une image contenant Police, blanc, diagramme, Graphique&#10;&#10;Description générée automatiquement"/>
                    <pic:cNvPicPr/>
                  </pic:nvPicPr>
                  <pic:blipFill>
                    <a:blip r:embed="rId33">
                      <a:extLst>
                        <a:ext uri="{28A0092B-C50C-407E-A947-70E740481C1C}">
                          <a14:useLocalDpi xmlns:a14="http://schemas.microsoft.com/office/drawing/2010/main" val="0"/>
                        </a:ext>
                      </a:extLst>
                    </a:blip>
                    <a:stretch>
                      <a:fillRect/>
                    </a:stretch>
                  </pic:blipFill>
                  <pic:spPr>
                    <a:xfrm>
                      <a:off x="0" y="0"/>
                      <a:ext cx="1034415" cy="479425"/>
                    </a:xfrm>
                    <a:prstGeom prst="rect">
                      <a:avLst/>
                    </a:prstGeom>
                  </pic:spPr>
                </pic:pic>
              </a:graphicData>
            </a:graphic>
            <wp14:sizeRelH relativeFrom="margin">
              <wp14:pctWidth>0</wp14:pctWidth>
            </wp14:sizeRelH>
            <wp14:sizeRelV relativeFrom="margin">
              <wp14:pctHeight>0</wp14:pctHeight>
            </wp14:sizeRelV>
          </wp:anchor>
        </w:drawing>
      </w:r>
      <w:r w:rsidR="00AD4C62" w:rsidRPr="00DE50E0">
        <w:rPr>
          <w:rFonts w:ascii="Adobe Thai" w:hAnsi="Adobe Thai" w:cs="Adobe Thai"/>
        </w:rPr>
        <w:tab/>
      </w:r>
      <w:r w:rsidR="00AD4C62" w:rsidRPr="00DE50E0">
        <w:rPr>
          <w:rFonts w:ascii="Adobe Thai" w:hAnsi="Adobe Thai" w:cs="Adobe Thai"/>
        </w:rPr>
        <w:tab/>
      </w:r>
      <w:r w:rsidR="00AD4C62" w:rsidRPr="00DE50E0">
        <w:rPr>
          <w:rFonts w:ascii="Adobe Thai" w:hAnsi="Adobe Thai" w:cs="Adobe Thai"/>
        </w:rPr>
        <w:tab/>
      </w:r>
      <w:r w:rsidR="00AD4C62" w:rsidRPr="00DE50E0">
        <w:rPr>
          <w:rFonts w:ascii="Adobe Thai" w:hAnsi="Adobe Thai" w:cs="Adobe Thai"/>
        </w:rPr>
        <w:tab/>
      </w:r>
      <w:r w:rsidR="00AD4C62" w:rsidRPr="00DE50E0">
        <w:rPr>
          <w:rFonts w:ascii="Adobe Thai" w:hAnsi="Adobe Thai" w:cs="Adobe Thai"/>
        </w:rPr>
        <w:tab/>
      </w:r>
      <w:r w:rsidR="00AD4C62" w:rsidRPr="00DE50E0">
        <w:rPr>
          <w:rFonts w:ascii="Adobe Thai" w:hAnsi="Adobe Thai" w:cs="Adobe Thai"/>
        </w:rPr>
        <w:tab/>
      </w:r>
    </w:p>
    <w:p w14:paraId="39552D57" w14:textId="64FCE3B9" w:rsidR="00043373" w:rsidRPr="00DE50E0" w:rsidRDefault="00AD4C62" w:rsidP="00E07642">
      <w:pPr>
        <w:spacing w:line="276" w:lineRule="auto"/>
        <w:jc w:val="both"/>
        <w:rPr>
          <w:rFonts w:ascii="Adobe Thai" w:hAnsi="Adobe Thai" w:cs="Adobe Thai"/>
        </w:rPr>
      </w:pPr>
      <w:r w:rsidRPr="00DE50E0">
        <w:rPr>
          <w:rFonts w:ascii="Adobe Thai" w:hAnsi="Adobe Thai" w:cs="Adobe Thai"/>
        </w:rPr>
        <w:t xml:space="preserve">                                                                            </w:t>
      </w:r>
      <w:r w:rsidR="00821B5F">
        <w:rPr>
          <w:rFonts w:ascii="Adobe Thai" w:hAnsi="Adobe Thai" w:cs="Adobe Thai"/>
        </w:rPr>
        <w:t xml:space="preserve"> </w:t>
      </w:r>
      <w:r w:rsidRPr="00DE50E0">
        <w:rPr>
          <w:rFonts w:ascii="Adobe Thai" w:hAnsi="Adobe Thai" w:cs="Adobe Thai"/>
        </w:rPr>
        <w:t>(</w:t>
      </w:r>
      <w:proofErr w:type="gramStart"/>
      <w:r w:rsidRPr="00DE50E0">
        <w:rPr>
          <w:rFonts w:ascii="Adobe Thai" w:hAnsi="Adobe Thai" w:cs="Adobe Thai"/>
        </w:rPr>
        <w:t>eq</w:t>
      </w:r>
      <w:proofErr w:type="gramEnd"/>
      <w:r w:rsidRPr="00DE50E0">
        <w:rPr>
          <w:rFonts w:ascii="Adobe Thai" w:hAnsi="Adobe Thai" w:cs="Adobe Thai"/>
        </w:rPr>
        <w:t>. 8)</w:t>
      </w:r>
      <w:r w:rsidR="00043373" w:rsidRPr="00DE50E0">
        <w:rPr>
          <w:rFonts w:ascii="Adobe Thai" w:hAnsi="Adobe Thai" w:cs="Adobe Thai"/>
        </w:rPr>
        <w:t xml:space="preserve"> </w:t>
      </w:r>
    </w:p>
    <w:p w14:paraId="41963283" w14:textId="77777777" w:rsidR="00043373" w:rsidRPr="00DE50E0" w:rsidRDefault="00043373" w:rsidP="00E07642">
      <w:pPr>
        <w:spacing w:line="276" w:lineRule="auto"/>
        <w:jc w:val="both"/>
        <w:rPr>
          <w:rFonts w:ascii="Adobe Thai" w:hAnsi="Adobe Thai" w:cs="Adobe Thai"/>
        </w:rPr>
      </w:pPr>
    </w:p>
    <w:p w14:paraId="01EEA4C2" w14:textId="13B92A3D" w:rsidR="00043373" w:rsidRPr="00DE50E0" w:rsidRDefault="000C5BA6" w:rsidP="00E07642">
      <w:pPr>
        <w:spacing w:line="276" w:lineRule="auto"/>
        <w:jc w:val="both"/>
        <w:rPr>
          <w:rFonts w:ascii="Adobe Thai" w:hAnsi="Adobe Thai" w:cs="Adobe Thai"/>
        </w:rPr>
      </w:pPr>
      <w:r w:rsidRPr="00DE50E0">
        <w:rPr>
          <w:rFonts w:ascii="Adobe Thai" w:hAnsi="Adobe Thai" w:cs="Adobe Thai"/>
        </w:rPr>
        <w:t xml:space="preserve">Ou chaque </w:t>
      </w:r>
      <m:oMath>
        <m:r>
          <w:rPr>
            <w:rFonts w:ascii="Cambria Math" w:hAnsi="Cambria Math" w:cs="Adobe Thai"/>
          </w:rPr>
          <m:t>β</m:t>
        </m:r>
      </m:oMath>
      <w:r w:rsidRPr="00DE50E0">
        <w:rPr>
          <w:rFonts w:ascii="Adobe Thai" w:eastAsiaTheme="minorEastAsia" w:hAnsi="Adobe Thai" w:cs="Adobe Thai"/>
        </w:rPr>
        <w:t xml:space="preserve"> représente l’admittance d’une cavité et </w:t>
      </w:r>
      <m:oMath>
        <m:r>
          <m:rPr>
            <m:sty m:val="p"/>
          </m:rPr>
          <w:rPr>
            <w:rFonts w:ascii="Cambria Math" w:eastAsiaTheme="minorEastAsia" w:hAnsi="Cambria Math" w:cs="Adobe Thai"/>
          </w:rPr>
          <m:t>Ω</m:t>
        </m:r>
      </m:oMath>
      <w:r w:rsidRPr="00DE50E0">
        <w:rPr>
          <w:rFonts w:ascii="Adobe Thai" w:eastAsiaTheme="minorEastAsia" w:hAnsi="Adobe Thai" w:cs="Adobe Thai"/>
        </w:rPr>
        <w:t xml:space="preserve"> représente la porosité de surface</w:t>
      </w:r>
      <w:r w:rsidR="00043373" w:rsidRPr="00DE50E0">
        <w:rPr>
          <w:rStyle w:val="Appeldenotedefin"/>
          <w:rFonts w:ascii="Adobe Thai" w:hAnsi="Adobe Thai" w:cs="Adobe Thai"/>
        </w:rPr>
        <w:endnoteReference w:id="32"/>
      </w:r>
      <w:r w:rsidRPr="00DE50E0">
        <w:rPr>
          <w:rFonts w:ascii="Adobe Thai" w:eastAsiaTheme="minorEastAsia" w:hAnsi="Adobe Thai" w:cs="Adobe Thai"/>
        </w:rPr>
        <w:t xml:space="preserve">. </w:t>
      </w:r>
    </w:p>
    <w:p w14:paraId="05180C64" w14:textId="340445BF" w:rsidR="007B70E7" w:rsidRDefault="000C5BA6" w:rsidP="00E07642">
      <w:pPr>
        <w:spacing w:line="276" w:lineRule="auto"/>
        <w:jc w:val="both"/>
        <w:rPr>
          <w:rFonts w:ascii="Adobe Thai" w:eastAsiaTheme="minorEastAsia" w:hAnsi="Adobe Thai" w:cs="Adobe Thai"/>
        </w:rPr>
      </w:pPr>
      <w:r w:rsidRPr="00DE50E0">
        <w:rPr>
          <w:rFonts w:ascii="Adobe Thai" w:eastAsiaTheme="minorEastAsia" w:hAnsi="Adobe Thai" w:cs="Adobe Thai"/>
        </w:rPr>
        <w:t>Ce modèle néglige les interférences entre les cavités et part du principe que celles-ci sont suffisamment rapprochées pour pouvoir considérer une impédance de surface uniforme.</w:t>
      </w:r>
      <w:r w:rsidR="00043373" w:rsidRPr="00DE50E0">
        <w:rPr>
          <w:rFonts w:ascii="Adobe Thai" w:eastAsiaTheme="minorEastAsia" w:hAnsi="Adobe Thai" w:cs="Adobe Thai"/>
        </w:rPr>
        <w:t xml:space="preserve"> </w:t>
      </w:r>
      <w:r w:rsidRPr="00DE50E0">
        <w:rPr>
          <w:rFonts w:ascii="Adobe Thai" w:eastAsiaTheme="minorEastAsia" w:hAnsi="Adobe Thai" w:cs="Adobe Thai"/>
        </w:rPr>
        <w:t>On considère généralement que cette hypothèse est vérifiée si la géométrie se répète sur une période plus courte qu’un tiers de la longueur d’onde de la source,</w:t>
      </w:r>
      <w:r w:rsidRPr="00DE50E0">
        <w:rPr>
          <w:rStyle w:val="Appeldenotedefin"/>
          <w:rFonts w:ascii="Adobe Thai" w:eastAsiaTheme="minorEastAsia" w:hAnsi="Adobe Thai" w:cs="Adobe Thai"/>
        </w:rPr>
        <w:endnoteReference w:id="33"/>
      </w:r>
      <w:r w:rsidRPr="00DE50E0">
        <w:rPr>
          <w:rFonts w:ascii="Adobe Thai" w:eastAsiaTheme="minorEastAsia" w:hAnsi="Adobe Thai" w:cs="Adobe Thai"/>
        </w:rPr>
        <w:t xml:space="preserve"> ce qui se vérifie pour les fréquences basses et médiums.</w:t>
      </w:r>
      <w:r w:rsidR="00AB63D8" w:rsidRPr="00DE50E0">
        <w:rPr>
          <w:rFonts w:ascii="Adobe Thai" w:eastAsiaTheme="minorEastAsia" w:hAnsi="Adobe Thai" w:cs="Adobe Thai"/>
        </w:rPr>
        <w:t xml:space="preserve"> Une étude expérimentale est menée par </w:t>
      </w:r>
      <w:proofErr w:type="spellStart"/>
      <w:r w:rsidR="00AB63D8" w:rsidRPr="00DE50E0">
        <w:rPr>
          <w:rFonts w:ascii="Adobe Thai" w:eastAsiaTheme="minorEastAsia" w:hAnsi="Adobe Thai" w:cs="Adobe Thai"/>
        </w:rPr>
        <w:t>Tayong</w:t>
      </w:r>
      <w:proofErr w:type="spellEnd"/>
      <w:r w:rsidR="00AB63D8" w:rsidRPr="00DE50E0">
        <w:rPr>
          <w:rStyle w:val="Appeldenotedefin"/>
          <w:rFonts w:ascii="Adobe Thai" w:eastAsiaTheme="minorEastAsia" w:hAnsi="Adobe Thai" w:cs="Adobe Thai"/>
        </w:rPr>
        <w:endnoteReference w:id="34"/>
      </w:r>
      <w:r w:rsidR="00AB63D8" w:rsidRPr="00DE50E0">
        <w:rPr>
          <w:rFonts w:ascii="Adobe Thai" w:eastAsiaTheme="minorEastAsia" w:hAnsi="Adobe Thai" w:cs="Adobe Thai"/>
        </w:rPr>
        <w:t xml:space="preserve"> sur les effets des interactions entre les perforations d’une plaque sur le coefficient d’absorption.</w:t>
      </w:r>
    </w:p>
    <w:p w14:paraId="01EA9306" w14:textId="77777777" w:rsidR="00821B5F" w:rsidRPr="00DE50E0" w:rsidRDefault="00821B5F" w:rsidP="00E07642">
      <w:pPr>
        <w:spacing w:line="276" w:lineRule="auto"/>
        <w:jc w:val="both"/>
        <w:rPr>
          <w:rFonts w:ascii="Adobe Thai" w:eastAsiaTheme="minorEastAsia" w:hAnsi="Adobe Thai" w:cs="Adobe Thai"/>
        </w:rPr>
      </w:pPr>
    </w:p>
    <w:p w14:paraId="78D22693" w14:textId="2DD2A531" w:rsidR="00182ADA" w:rsidRPr="00DE50E0" w:rsidRDefault="00ED70CB" w:rsidP="00E07642">
      <w:pPr>
        <w:pStyle w:val="Titre2"/>
        <w:spacing w:line="276" w:lineRule="auto"/>
        <w:rPr>
          <w:rFonts w:ascii="Adobe Thai" w:hAnsi="Adobe Thai" w:cs="Adobe Thai"/>
        </w:rPr>
      </w:pPr>
      <w:bookmarkStart w:id="393" w:name="_Toc153965128"/>
      <w:commentRangeStart w:id="394"/>
      <w:r w:rsidRPr="00DE50E0">
        <w:rPr>
          <w:rFonts w:ascii="Adobe Thai" w:hAnsi="Adobe Thai" w:cs="Adobe Thai"/>
        </w:rPr>
        <w:t xml:space="preserve">Approche par les </w:t>
      </w:r>
      <w:r w:rsidR="00182ADA" w:rsidRPr="00DE50E0">
        <w:rPr>
          <w:rFonts w:ascii="Adobe Thai" w:hAnsi="Adobe Thai" w:cs="Adobe Thai"/>
        </w:rPr>
        <w:t>fluide</w:t>
      </w:r>
      <w:r w:rsidRPr="00DE50E0">
        <w:rPr>
          <w:rFonts w:ascii="Adobe Thai" w:hAnsi="Adobe Thai" w:cs="Adobe Thai"/>
        </w:rPr>
        <w:t>s</w:t>
      </w:r>
      <w:r w:rsidR="00182ADA" w:rsidRPr="00DE50E0">
        <w:rPr>
          <w:rFonts w:ascii="Adobe Thai" w:hAnsi="Adobe Thai" w:cs="Adobe Thai"/>
        </w:rPr>
        <w:t>-équivalent</w:t>
      </w:r>
      <w:r w:rsidRPr="00DE50E0">
        <w:rPr>
          <w:rFonts w:ascii="Adobe Thai" w:hAnsi="Adobe Thai" w:cs="Adobe Thai"/>
        </w:rPr>
        <w:t>s</w:t>
      </w:r>
      <w:r w:rsidR="00182ADA" w:rsidRPr="00DE50E0">
        <w:rPr>
          <w:rFonts w:ascii="Adobe Thai" w:hAnsi="Adobe Thai" w:cs="Adobe Thai"/>
        </w:rPr>
        <w:t xml:space="preserve"> (JCA)</w:t>
      </w:r>
      <w:bookmarkEnd w:id="393"/>
      <w:commentRangeEnd w:id="394"/>
      <w:r w:rsidR="00DF7CB5">
        <w:rPr>
          <w:rStyle w:val="Marquedecommentaire"/>
          <w:rFonts w:asciiTheme="minorHAnsi" w:eastAsiaTheme="minorHAnsi" w:hAnsiTheme="minorHAnsi" w:cstheme="minorBidi"/>
          <w:color w:val="auto"/>
        </w:rPr>
        <w:commentReference w:id="394"/>
      </w:r>
    </w:p>
    <w:p w14:paraId="675C0BD9" w14:textId="77777777" w:rsidR="009D3118" w:rsidRPr="00DE50E0" w:rsidRDefault="009D3118" w:rsidP="00E07642">
      <w:pPr>
        <w:spacing w:line="276" w:lineRule="auto"/>
        <w:rPr>
          <w:rFonts w:ascii="Adobe Thai" w:hAnsi="Adobe Thai" w:cs="Adobe Thai"/>
        </w:rPr>
      </w:pPr>
    </w:p>
    <w:p w14:paraId="34486DBB" w14:textId="77777777" w:rsidR="009D3118" w:rsidRPr="00DE50E0" w:rsidRDefault="00182ADA" w:rsidP="00E07642">
      <w:pPr>
        <w:spacing w:line="276" w:lineRule="auto"/>
        <w:jc w:val="both"/>
        <w:rPr>
          <w:rFonts w:ascii="Adobe Thai" w:hAnsi="Adobe Thai" w:cs="Adobe Thai"/>
        </w:rPr>
      </w:pPr>
      <w:r w:rsidRPr="00DE50E0">
        <w:rPr>
          <w:rFonts w:ascii="Adobe Thai" w:hAnsi="Adobe Thai" w:cs="Adobe Thai"/>
        </w:rPr>
        <w:t xml:space="preserve">Lorsqu'on a affaire à une matrice poreuse rigide quelconque, les équations habituelles qui décrivent la propagation des ondes ne peuvent plus être posées. Sur la base de l’idée précédente, on va alors essayer de déterminer les grandeurs complexes qui décrivent un fluide homogène dont les propriétés seraient équivalentes à celles de la structure que l’on veut décrire. On introduit alors plusieurs grandeurs qui caractérisent la géométrie du poreux :  </w:t>
      </w:r>
    </w:p>
    <w:p w14:paraId="16A8BFF7" w14:textId="1BEA2ECC" w:rsidR="009D3118" w:rsidRPr="00DE50E0" w:rsidRDefault="0071362F" w:rsidP="00E07642">
      <w:pPr>
        <w:pStyle w:val="Paragraphedeliste"/>
        <w:numPr>
          <w:ilvl w:val="0"/>
          <w:numId w:val="11"/>
        </w:numPr>
        <w:spacing w:line="276" w:lineRule="auto"/>
        <w:jc w:val="both"/>
        <w:rPr>
          <w:rFonts w:ascii="Adobe Thai" w:eastAsiaTheme="minorEastAsia" w:hAnsi="Adobe Thai" w:cs="Adobe Thai"/>
        </w:rPr>
      </w:pPr>
      <w:r w:rsidRPr="00DE50E0">
        <w:rPr>
          <w:rFonts w:ascii="Adobe Thai" w:hAnsi="Adobe Thai" w:cs="Adobe Thai"/>
        </w:rPr>
        <w:t>La</w:t>
      </w:r>
      <w:r w:rsidR="00182ADA" w:rsidRPr="00DE50E0">
        <w:rPr>
          <w:rFonts w:ascii="Adobe Thai" w:hAnsi="Adobe Thai" w:cs="Adobe Thai"/>
        </w:rPr>
        <w:t xml:space="preserve"> porosité </w:t>
      </w:r>
      <m:oMath>
        <m:r>
          <w:rPr>
            <w:rFonts w:ascii="Cambria Math" w:hAnsi="Cambria Math" w:cs="Adobe Thai"/>
          </w:rPr>
          <m:t>ϕ</m:t>
        </m:r>
      </m:oMath>
      <w:r w:rsidR="009D3118" w:rsidRPr="00DE50E0">
        <w:rPr>
          <w:rFonts w:ascii="Adobe Thai" w:eastAsiaTheme="minorEastAsia" w:hAnsi="Adobe Thai" w:cs="Adobe Thai"/>
        </w:rPr>
        <w:t xml:space="preserve"> [ad]</w:t>
      </w:r>
    </w:p>
    <w:p w14:paraId="1A5DC475" w14:textId="0B5CE815" w:rsidR="009D3118" w:rsidRPr="00DE50E0" w:rsidRDefault="0071362F" w:rsidP="00E07642">
      <w:pPr>
        <w:pStyle w:val="Paragraphedeliste"/>
        <w:numPr>
          <w:ilvl w:val="0"/>
          <w:numId w:val="11"/>
        </w:numPr>
        <w:spacing w:line="276" w:lineRule="auto"/>
        <w:jc w:val="both"/>
        <w:rPr>
          <w:rFonts w:ascii="Adobe Thai" w:eastAsiaTheme="minorEastAsia" w:hAnsi="Adobe Thai" w:cs="Adobe Thai"/>
          <w:i/>
        </w:rPr>
      </w:pPr>
      <w:r w:rsidRPr="00DE50E0">
        <w:rPr>
          <w:rFonts w:ascii="Adobe Thai" w:hAnsi="Adobe Thai" w:cs="Adobe Thai"/>
        </w:rPr>
        <w:t>La</w:t>
      </w:r>
      <w:r w:rsidR="00182ADA" w:rsidRPr="00DE50E0">
        <w:rPr>
          <w:rFonts w:ascii="Adobe Thai" w:hAnsi="Adobe Thai" w:cs="Adobe Thai"/>
        </w:rPr>
        <w:t xml:space="preserve"> </w:t>
      </w:r>
      <w:r w:rsidR="00182ADA" w:rsidRPr="00DE50E0">
        <w:rPr>
          <w:rFonts w:ascii="Adobe Thai" w:hAnsi="Adobe Thai" w:cs="Adobe Thai"/>
          <w:i/>
          <w:iCs/>
        </w:rPr>
        <w:t xml:space="preserve">tortuosité </w:t>
      </w:r>
      <m:oMath>
        <m:r>
          <w:rPr>
            <w:rFonts w:ascii="Cambria Math" w:hAnsi="Cambria Math" w:cs="Adobe Thai"/>
          </w:rPr>
          <m:t xml:space="preserve">α </m:t>
        </m:r>
      </m:oMath>
      <w:r w:rsidR="009D3118" w:rsidRPr="00DE50E0">
        <w:rPr>
          <w:rFonts w:ascii="Adobe Thai" w:eastAsiaTheme="minorEastAsia" w:hAnsi="Adobe Thai" w:cs="Adobe Thai"/>
          <w:iCs/>
        </w:rPr>
        <w:t>[ad]</w:t>
      </w:r>
      <w:r w:rsidR="009D3118" w:rsidRPr="00DE50E0">
        <w:rPr>
          <w:rFonts w:ascii="Adobe Thai" w:eastAsiaTheme="minorEastAsia" w:hAnsi="Adobe Thai" w:cs="Adobe Thai"/>
          <w:i/>
        </w:rPr>
        <w:t xml:space="preserve">. Elle </w:t>
      </w:r>
      <w:r w:rsidR="00182ADA" w:rsidRPr="00DE50E0">
        <w:rPr>
          <w:rFonts w:ascii="Adobe Thai" w:eastAsiaTheme="minorEastAsia" w:hAnsi="Adobe Thai" w:cs="Adobe Thai"/>
        </w:rPr>
        <w:t>relie la densité effective du poreux à la densité du fluide dont le poreux est saturé</w:t>
      </w:r>
      <w:r w:rsidR="009D3118" w:rsidRPr="00DE50E0">
        <w:rPr>
          <w:rFonts w:ascii="Adobe Thai" w:eastAsiaTheme="minorEastAsia" w:hAnsi="Adobe Thai" w:cs="Adobe Thai"/>
        </w:rPr>
        <w:t>.</w:t>
      </w:r>
    </w:p>
    <w:p w14:paraId="1AF2457B" w14:textId="68762C9D" w:rsidR="009D3118" w:rsidRPr="00DE50E0" w:rsidRDefault="0071362F" w:rsidP="00E07642">
      <w:pPr>
        <w:pStyle w:val="Paragraphedeliste"/>
        <w:numPr>
          <w:ilvl w:val="0"/>
          <w:numId w:val="11"/>
        </w:numPr>
        <w:spacing w:line="276" w:lineRule="auto"/>
        <w:jc w:val="both"/>
        <w:rPr>
          <w:rFonts w:ascii="Adobe Thai" w:eastAsiaTheme="minorEastAsia" w:hAnsi="Adobe Thai" w:cs="Adobe Thai"/>
          <w:i/>
        </w:rPr>
      </w:pPr>
      <w:r w:rsidRPr="00DE50E0">
        <w:rPr>
          <w:rFonts w:ascii="Adobe Thai" w:eastAsiaTheme="minorEastAsia" w:hAnsi="Adobe Thai" w:cs="Adobe Thai"/>
        </w:rPr>
        <w:t>La</w:t>
      </w:r>
      <w:r w:rsidR="00182ADA" w:rsidRPr="00DE50E0">
        <w:rPr>
          <w:rFonts w:ascii="Adobe Thai" w:eastAsiaTheme="minorEastAsia" w:hAnsi="Adobe Thai" w:cs="Adobe Thai"/>
        </w:rPr>
        <w:t xml:space="preserve"> </w:t>
      </w:r>
      <w:r w:rsidR="00182ADA" w:rsidRPr="00DE50E0">
        <w:rPr>
          <w:rFonts w:ascii="Adobe Thai" w:eastAsiaTheme="minorEastAsia" w:hAnsi="Adobe Thai" w:cs="Adobe Thai"/>
          <w:i/>
          <w:iCs/>
        </w:rPr>
        <w:t>résistivité au flux d’air</w:t>
      </w:r>
      <w:r w:rsidR="00182ADA" w:rsidRPr="00DE50E0">
        <w:rPr>
          <w:rFonts w:ascii="Adobe Thai" w:eastAsiaTheme="minorEastAsia" w:hAnsi="Adobe Thai" w:cs="Adobe Thai"/>
        </w:rPr>
        <w:t xml:space="preserve"> </w:t>
      </w:r>
      <m:oMath>
        <m:r>
          <w:rPr>
            <w:rFonts w:ascii="Cambria Math" w:eastAsiaTheme="minorEastAsia" w:hAnsi="Cambria Math" w:cs="Adobe Thai"/>
          </w:rPr>
          <m:t xml:space="preserve">σ  </m:t>
        </m:r>
      </m:oMath>
      <w:r w:rsidR="009D3118" w:rsidRPr="00DE50E0">
        <w:rPr>
          <w:rFonts w:ascii="Adobe Thai" w:eastAsiaTheme="minorEastAsia" w:hAnsi="Adobe Thai" w:cs="Adobe Thai"/>
        </w:rPr>
        <w:t xml:space="preserve">[N s </w:t>
      </w:r>
      <m:oMath>
        <m:sSup>
          <m:sSupPr>
            <m:ctrlPr>
              <w:rPr>
                <w:rFonts w:ascii="Cambria Math" w:eastAsiaTheme="minorEastAsia" w:hAnsi="Cambria Math" w:cs="Adobe Thai"/>
                <w:i/>
              </w:rPr>
            </m:ctrlPr>
          </m:sSupPr>
          <m:e>
            <m:r>
              <w:rPr>
                <w:rFonts w:ascii="Cambria Math" w:eastAsiaTheme="minorEastAsia" w:hAnsi="Cambria Math" w:cs="Adobe Thai"/>
              </w:rPr>
              <m:t>m</m:t>
            </m:r>
          </m:e>
          <m:sup>
            <m:r>
              <w:rPr>
                <w:rFonts w:ascii="Cambria Math" w:eastAsiaTheme="minorEastAsia" w:hAnsi="Cambria Math" w:cs="Adobe Thai"/>
              </w:rPr>
              <m:t>-4</m:t>
            </m:r>
          </m:sup>
        </m:sSup>
        <m:r>
          <w:rPr>
            <w:rFonts w:ascii="Cambria Math" w:eastAsiaTheme="minorEastAsia" w:hAnsi="Cambria Math" w:cs="Adobe Thai"/>
          </w:rPr>
          <m:t>]</m:t>
        </m:r>
      </m:oMath>
    </w:p>
    <w:p w14:paraId="008ACECE" w14:textId="1F170095" w:rsidR="009D3118" w:rsidRPr="00DE50E0" w:rsidRDefault="0071362F" w:rsidP="00E07642">
      <w:pPr>
        <w:pStyle w:val="Paragraphedeliste"/>
        <w:numPr>
          <w:ilvl w:val="0"/>
          <w:numId w:val="11"/>
        </w:numPr>
        <w:spacing w:line="276" w:lineRule="auto"/>
        <w:jc w:val="both"/>
        <w:rPr>
          <w:rFonts w:ascii="Adobe Thai" w:eastAsiaTheme="minorEastAsia" w:hAnsi="Adobe Thai" w:cs="Adobe Thai"/>
        </w:rPr>
      </w:pPr>
      <w:r w:rsidRPr="00DE50E0">
        <w:rPr>
          <w:rFonts w:ascii="Adobe Thai" w:eastAsiaTheme="minorEastAsia" w:hAnsi="Adobe Thai" w:cs="Adobe Thai"/>
        </w:rPr>
        <w:t>La</w:t>
      </w:r>
      <w:r w:rsidR="00182ADA" w:rsidRPr="00DE50E0">
        <w:rPr>
          <w:rFonts w:ascii="Adobe Thai" w:eastAsiaTheme="minorEastAsia" w:hAnsi="Adobe Thai" w:cs="Adobe Thai"/>
        </w:rPr>
        <w:t xml:space="preserve"> longueur caractéristique visqueuse</w:t>
      </w:r>
      <m:oMath>
        <m:r>
          <w:rPr>
            <w:rFonts w:ascii="Cambria Math" w:eastAsiaTheme="minorEastAsia" w:hAnsi="Cambria Math" w:cs="Adobe Thai"/>
          </w:rPr>
          <m:t xml:space="preserve"> </m:t>
        </m:r>
        <m:r>
          <m:rPr>
            <m:sty m:val="p"/>
          </m:rPr>
          <w:rPr>
            <w:rFonts w:ascii="Cambria Math" w:eastAsiaTheme="minorEastAsia" w:hAnsi="Cambria Math" w:cs="Adobe Thai"/>
          </w:rPr>
          <m:t xml:space="preserve">Λ </m:t>
        </m:r>
        <m:r>
          <w:rPr>
            <w:rFonts w:ascii="Cambria Math" w:eastAsiaTheme="minorEastAsia" w:hAnsi="Cambria Math" w:cs="Adobe Thai"/>
          </w:rPr>
          <m:t xml:space="preserve"> </m:t>
        </m:r>
        <m:d>
          <m:dPr>
            <m:begChr m:val="["/>
            <m:endChr m:val="]"/>
            <m:ctrlPr>
              <w:rPr>
                <w:rFonts w:ascii="Cambria Math" w:eastAsiaTheme="minorEastAsia" w:hAnsi="Cambria Math" w:cs="Adobe Thai"/>
                <w:i/>
              </w:rPr>
            </m:ctrlPr>
          </m:dPr>
          <m:e>
            <m:r>
              <w:rPr>
                <w:rFonts w:ascii="Cambria Math" w:eastAsiaTheme="minorEastAsia" w:hAnsi="Cambria Math" w:cs="Adobe Thai"/>
              </w:rPr>
              <m:t>m</m:t>
            </m:r>
          </m:e>
        </m:d>
      </m:oMath>
    </w:p>
    <w:p w14:paraId="427C19EF" w14:textId="5413E415" w:rsidR="009D3118" w:rsidRPr="00DE50E0" w:rsidRDefault="0071362F" w:rsidP="00E07642">
      <w:pPr>
        <w:pStyle w:val="Paragraphedeliste"/>
        <w:numPr>
          <w:ilvl w:val="0"/>
          <w:numId w:val="11"/>
        </w:numPr>
        <w:spacing w:line="276" w:lineRule="auto"/>
        <w:jc w:val="both"/>
        <w:rPr>
          <w:rFonts w:ascii="Adobe Thai" w:eastAsiaTheme="minorEastAsia" w:hAnsi="Adobe Thai" w:cs="Adobe Thai"/>
        </w:rPr>
      </w:pPr>
      <w:r w:rsidRPr="00DE50E0">
        <w:rPr>
          <w:rFonts w:ascii="Adobe Thai" w:eastAsiaTheme="minorEastAsia" w:hAnsi="Adobe Thai" w:cs="Adobe Thai"/>
        </w:rPr>
        <w:t>La</w:t>
      </w:r>
      <w:r w:rsidR="009D3118" w:rsidRPr="00DE50E0">
        <w:rPr>
          <w:rFonts w:ascii="Adobe Thai" w:eastAsiaTheme="minorEastAsia" w:hAnsi="Adobe Thai" w:cs="Adobe Thai"/>
        </w:rPr>
        <w:t xml:space="preserve"> longueur caractéristique</w:t>
      </w:r>
      <w:r w:rsidR="00182ADA" w:rsidRPr="00DE50E0">
        <w:rPr>
          <w:rFonts w:ascii="Adobe Thai" w:eastAsiaTheme="minorEastAsia" w:hAnsi="Adobe Thai" w:cs="Adobe Thai"/>
        </w:rPr>
        <w:t xml:space="preserve"> thermique </w:t>
      </w:r>
      <m:oMath>
        <m:sSup>
          <m:sSupPr>
            <m:ctrlPr>
              <w:rPr>
                <w:rFonts w:ascii="Cambria Math" w:eastAsiaTheme="minorEastAsia" w:hAnsi="Cambria Math" w:cs="Adobe Thai"/>
                <w:i/>
              </w:rPr>
            </m:ctrlPr>
          </m:sSupPr>
          <m:e>
            <m:r>
              <m:rPr>
                <m:sty m:val="p"/>
              </m:rPr>
              <w:rPr>
                <w:rFonts w:ascii="Cambria Math" w:eastAsiaTheme="minorEastAsia" w:hAnsi="Cambria Math" w:cs="Adobe Thai"/>
              </w:rPr>
              <m:t>Λ</m:t>
            </m:r>
            <m:ctrlPr>
              <w:rPr>
                <w:rFonts w:ascii="Cambria Math" w:eastAsiaTheme="minorEastAsia" w:hAnsi="Cambria Math" w:cs="Adobe Thai"/>
              </w:rPr>
            </m:ctrlPr>
          </m:e>
          <m:sup>
            <m:r>
              <w:rPr>
                <w:rFonts w:ascii="Cambria Math" w:eastAsiaTheme="minorEastAsia" w:hAnsi="Cambria Math" w:cs="Adobe Thai"/>
              </w:rPr>
              <m:t>'</m:t>
            </m:r>
          </m:sup>
        </m:sSup>
        <m:r>
          <w:rPr>
            <w:rFonts w:ascii="Cambria Math" w:eastAsiaTheme="minorEastAsia" w:hAnsi="Cambria Math" w:cs="Adobe Thai"/>
          </w:rPr>
          <m:t xml:space="preserve">  </m:t>
        </m:r>
      </m:oMath>
      <w:r w:rsidR="009D3118" w:rsidRPr="00DE50E0">
        <w:rPr>
          <w:rFonts w:ascii="Adobe Thai" w:eastAsiaTheme="minorEastAsia" w:hAnsi="Adobe Thai" w:cs="Adobe Thai"/>
        </w:rPr>
        <w:t xml:space="preserve">[m]. Ces deux grandeurs </w:t>
      </w:r>
      <w:r w:rsidR="00182ADA" w:rsidRPr="00DE50E0">
        <w:rPr>
          <w:rFonts w:ascii="Adobe Thai" w:eastAsiaTheme="minorEastAsia" w:hAnsi="Adobe Thai" w:cs="Adobe Thai"/>
        </w:rPr>
        <w:t xml:space="preserve">qui décrivent l’échelle à laquelle interviennent les phénomènes de dissipations </w:t>
      </w:r>
      <w:proofErr w:type="spellStart"/>
      <w:r w:rsidR="00182ADA" w:rsidRPr="00DE50E0">
        <w:rPr>
          <w:rFonts w:ascii="Adobe Thai" w:eastAsiaTheme="minorEastAsia" w:hAnsi="Adobe Thai" w:cs="Adobe Thai"/>
        </w:rPr>
        <w:t>visco</w:t>
      </w:r>
      <w:proofErr w:type="spellEnd"/>
      <w:r w:rsidR="00182ADA" w:rsidRPr="00DE50E0">
        <w:rPr>
          <w:rFonts w:ascii="Adobe Thai" w:eastAsiaTheme="minorEastAsia" w:hAnsi="Adobe Thai" w:cs="Adobe Thai"/>
        </w:rPr>
        <w:t xml:space="preserve">-thermiques. </w:t>
      </w:r>
    </w:p>
    <w:p w14:paraId="37CB9ABE" w14:textId="0B6BA44A" w:rsidR="001D2374" w:rsidRPr="00DE50E0" w:rsidRDefault="00182ADA" w:rsidP="00E07642">
      <w:pPr>
        <w:spacing w:line="276" w:lineRule="auto"/>
        <w:ind w:left="50"/>
        <w:jc w:val="both"/>
        <w:rPr>
          <w:rFonts w:ascii="Adobe Thai" w:eastAsiaTheme="minorEastAsia" w:hAnsi="Adobe Thai" w:cs="Adobe Thai"/>
        </w:rPr>
      </w:pPr>
      <w:r w:rsidRPr="00DE50E0">
        <w:rPr>
          <w:rFonts w:ascii="Adobe Thai" w:eastAsiaTheme="minorEastAsia" w:hAnsi="Adobe Thai" w:cs="Adobe Thai"/>
          <w:iCs/>
        </w:rPr>
        <w:t>À partir de la mesure de la résistivité, de la porosité et des longueurs caractéristiques, Johnson, Champoux et Allard nous fournissent un modèle semi-empirique (JCA) permettant de retrouver la tortuosité dynamique et donc la densité effective d’un matériau poreux</w:t>
      </w:r>
      <w:r w:rsidR="00C277C5" w:rsidRPr="00DE50E0">
        <w:rPr>
          <w:rStyle w:val="Appeldenotedefin"/>
          <w:rFonts w:ascii="Adobe Thai" w:eastAsiaTheme="minorEastAsia" w:hAnsi="Adobe Thai" w:cs="Adobe Thai"/>
          <w:iCs/>
        </w:rPr>
        <w:endnoteReference w:id="35"/>
      </w:r>
      <w:r w:rsidRPr="00DE50E0">
        <w:rPr>
          <w:rFonts w:ascii="Adobe Thai" w:eastAsiaTheme="minorEastAsia" w:hAnsi="Adobe Thai" w:cs="Adobe Thai"/>
          <w:iCs/>
        </w:rPr>
        <w:t>. De même, Lafarge nous donne les équations permettant d’obtenir le module d’incompressibilité à partir de ces mêmes valeurs expérimentales</w:t>
      </w:r>
      <w:r w:rsidR="0011584A" w:rsidRPr="00DE50E0">
        <w:rPr>
          <w:rStyle w:val="Appeldenotedefin"/>
          <w:rFonts w:ascii="Adobe Thai" w:eastAsiaTheme="minorEastAsia" w:hAnsi="Adobe Thai" w:cs="Adobe Thai"/>
          <w:iCs/>
        </w:rPr>
        <w:endnoteReference w:id="36"/>
      </w:r>
      <w:r w:rsidR="0011584A" w:rsidRPr="00DE50E0">
        <w:rPr>
          <w:rFonts w:ascii="Adobe Thai" w:eastAsiaTheme="minorEastAsia" w:hAnsi="Adobe Thai" w:cs="Adobe Thai"/>
          <w:iCs/>
        </w:rPr>
        <w:t>.</w:t>
      </w:r>
    </w:p>
    <w:p w14:paraId="50DBD3AF" w14:textId="5D2B63B9" w:rsidR="00014776" w:rsidRPr="00DE50E0" w:rsidRDefault="00014776" w:rsidP="00E07642">
      <w:pPr>
        <w:spacing w:line="276" w:lineRule="auto"/>
        <w:rPr>
          <w:rFonts w:ascii="Adobe Thai" w:eastAsiaTheme="majorEastAsia" w:hAnsi="Adobe Thai" w:cs="Adobe Thai"/>
          <w:color w:val="2F5496" w:themeColor="accent1" w:themeShade="BF"/>
          <w:sz w:val="32"/>
          <w:szCs w:val="32"/>
        </w:rPr>
      </w:pPr>
    </w:p>
    <w:p w14:paraId="62FB5239" w14:textId="77777777" w:rsidR="007B70E7" w:rsidRPr="00DE50E0" w:rsidRDefault="007B70E7" w:rsidP="00E07642">
      <w:pPr>
        <w:pStyle w:val="Titre2"/>
        <w:spacing w:line="276" w:lineRule="auto"/>
        <w:rPr>
          <w:rFonts w:ascii="Adobe Thai" w:hAnsi="Adobe Thai" w:cs="Adobe Thai"/>
        </w:rPr>
      </w:pPr>
      <w:bookmarkStart w:id="413" w:name="_Toc153965129"/>
      <w:r w:rsidRPr="00DE50E0">
        <w:rPr>
          <w:rFonts w:ascii="Adobe Thai" w:hAnsi="Adobe Thai" w:cs="Adobe Thai"/>
        </w:rPr>
        <w:lastRenderedPageBreak/>
        <w:t>Discussion</w:t>
      </w:r>
      <w:bookmarkEnd w:id="413"/>
    </w:p>
    <w:p w14:paraId="71D61242" w14:textId="77777777" w:rsidR="007B70E7" w:rsidRPr="00DE50E0" w:rsidRDefault="007B70E7" w:rsidP="00E07642">
      <w:pPr>
        <w:spacing w:line="276" w:lineRule="auto"/>
        <w:rPr>
          <w:rFonts w:ascii="Adobe Thai" w:hAnsi="Adobe Thai" w:cs="Adobe Thai"/>
        </w:rPr>
      </w:pPr>
    </w:p>
    <w:p w14:paraId="4E4894F9" w14:textId="4E4CCF39" w:rsidR="007B70E7" w:rsidRPr="00DE50E0" w:rsidRDefault="007B70E7" w:rsidP="00E07642">
      <w:pPr>
        <w:spacing w:line="276" w:lineRule="auto"/>
        <w:jc w:val="both"/>
        <w:rPr>
          <w:rFonts w:ascii="Adobe Thai" w:hAnsi="Adobe Thai" w:cs="Adobe Thai"/>
        </w:rPr>
      </w:pPr>
      <w:r w:rsidRPr="00DF7CB5">
        <w:rPr>
          <w:rFonts w:ascii="Adobe Thai" w:hAnsi="Adobe Thai" w:cs="Adobe Thai"/>
          <w:highlight w:val="cyan"/>
          <w:rPrChange w:id="414" w:author="Lopez, Maël" w:date="2023-12-22T08:51:00Z">
            <w:rPr>
              <w:rFonts w:ascii="Adobe Thai" w:hAnsi="Adobe Thai" w:cs="Adobe Thai"/>
            </w:rPr>
          </w:rPrChange>
        </w:rPr>
        <w:t>On</w:t>
      </w:r>
      <w:r w:rsidRPr="00DE50E0">
        <w:rPr>
          <w:rFonts w:ascii="Adobe Thai" w:hAnsi="Adobe Thai" w:cs="Adobe Thai"/>
        </w:rPr>
        <w:t xml:space="preserve"> vient de voir qu’il existe plusieurs manières différentes de modéliser les solutions acoustiques. </w:t>
      </w:r>
      <w:r w:rsidRPr="00DF7CB5">
        <w:rPr>
          <w:rFonts w:ascii="Adobe Thai" w:hAnsi="Adobe Thai" w:cs="Adobe Thai"/>
          <w:highlight w:val="cyan"/>
          <w:rPrChange w:id="415" w:author="Lopez, Maël" w:date="2023-12-22T08:51:00Z">
            <w:rPr>
              <w:rFonts w:ascii="Adobe Thai" w:hAnsi="Adobe Thai" w:cs="Adobe Thai"/>
            </w:rPr>
          </w:rPrChange>
        </w:rPr>
        <w:t>Il</w:t>
      </w:r>
      <w:r w:rsidRPr="00DE50E0">
        <w:rPr>
          <w:rFonts w:ascii="Adobe Thai" w:hAnsi="Adobe Thai" w:cs="Adobe Thai"/>
        </w:rPr>
        <w:t xml:space="preserve"> est possible de passer d’un modèle à l’autre pour toutes les solutions courantes, bien que certains modèles soient plus simples d’utilisation et donc favorisés pour des situations particulières.</w:t>
      </w:r>
    </w:p>
    <w:p w14:paraId="6868B8C9" w14:textId="4218D915" w:rsidR="007B70E7" w:rsidRPr="00DE50E0" w:rsidRDefault="007B70E7" w:rsidP="00E07642">
      <w:pPr>
        <w:spacing w:line="276" w:lineRule="auto"/>
        <w:jc w:val="both"/>
        <w:rPr>
          <w:rFonts w:ascii="Adobe Thai" w:hAnsi="Adobe Thai" w:cs="Adobe Thai"/>
        </w:rPr>
      </w:pPr>
      <w:commentRangeStart w:id="416"/>
      <w:r w:rsidRPr="00DE50E0">
        <w:rPr>
          <w:rFonts w:ascii="Adobe Thai" w:hAnsi="Adobe Thai" w:cs="Adobe Thai"/>
        </w:rPr>
        <w:t xml:space="preserve">Si l’on veut conserver une approche analytique, il est presque impossible de complexifier le modèle au risque de ne plus savoir calculer les solutions des équations. L’une des manières de dépasser cette limite est de considérer des termes correctifs semi-empiriques qui permettent de faire coller les modèles simplistes </w:t>
      </w:r>
      <w:commentRangeEnd w:id="416"/>
      <w:r w:rsidR="006347D3">
        <w:rPr>
          <w:rStyle w:val="Marquedecommentaire"/>
        </w:rPr>
        <w:commentReference w:id="416"/>
      </w:r>
      <w:r w:rsidRPr="00DE50E0">
        <w:rPr>
          <w:rFonts w:ascii="Adobe Thai" w:hAnsi="Adobe Thai" w:cs="Adobe Thai"/>
        </w:rPr>
        <w:t xml:space="preserve">que l’on sait résoudre aux situations réelles. Une autre manière de procéder consiste à reformuler certaines grandeurs dans le cadre de la résolution d’équations complexes et de les réutiliser ces grandeurs dans les modèles simples par un changement de variables. </w:t>
      </w:r>
      <w:r w:rsidR="00043373" w:rsidRPr="00DE50E0">
        <w:rPr>
          <w:rFonts w:ascii="Adobe Thai" w:hAnsi="Adobe Thai" w:cs="Adobe Thai"/>
        </w:rPr>
        <w:t xml:space="preserve">À nouveau, ces deux méthodes peuvent parfois se rejoindre, l’important étant de garder </w:t>
      </w:r>
      <w:commentRangeStart w:id="417"/>
      <w:r w:rsidR="00043373" w:rsidRPr="00DE50E0">
        <w:rPr>
          <w:rFonts w:ascii="Adobe Thai" w:hAnsi="Adobe Thai" w:cs="Adobe Thai"/>
        </w:rPr>
        <w:t xml:space="preserve">de la légèreté </w:t>
      </w:r>
      <w:commentRangeEnd w:id="417"/>
      <w:r w:rsidR="006347D3">
        <w:rPr>
          <w:rStyle w:val="Marquedecommentaire"/>
        </w:rPr>
        <w:commentReference w:id="417"/>
      </w:r>
      <w:r w:rsidR="00043373" w:rsidRPr="00DE50E0">
        <w:rPr>
          <w:rFonts w:ascii="Adobe Thai" w:hAnsi="Adobe Thai" w:cs="Adobe Thai"/>
        </w:rPr>
        <w:t xml:space="preserve">dans le formalisme tout en tenant compte d’un maximum de phénomène physique. </w:t>
      </w:r>
    </w:p>
    <w:p w14:paraId="0F0FCEA2" w14:textId="34E19CC9" w:rsidR="000C5BA6" w:rsidRPr="00DE50E0" w:rsidRDefault="000C5BA6" w:rsidP="00E07642">
      <w:pPr>
        <w:spacing w:line="276" w:lineRule="auto"/>
        <w:rPr>
          <w:rFonts w:ascii="Adobe Thai" w:hAnsi="Adobe Thai" w:cs="Adobe Thai"/>
          <w:sz w:val="32"/>
          <w:szCs w:val="32"/>
        </w:rPr>
      </w:pPr>
      <w:r w:rsidRPr="00DE50E0">
        <w:rPr>
          <w:rFonts w:ascii="Adobe Thai" w:hAnsi="Adobe Thai" w:cs="Adobe Thai"/>
        </w:rPr>
        <w:br w:type="page"/>
      </w:r>
    </w:p>
    <w:p w14:paraId="27A81990" w14:textId="32AC18F9" w:rsidR="00894FDC" w:rsidRPr="00DE50E0" w:rsidRDefault="00ED70CB">
      <w:pPr>
        <w:pStyle w:val="Titre1"/>
        <w:pPrChange w:id="418" w:author="Lopez, Maël" w:date="2023-12-22T07:43:00Z">
          <w:pPr>
            <w:pStyle w:val="Titre1"/>
            <w:spacing w:line="276" w:lineRule="auto"/>
          </w:pPr>
        </w:pPrChange>
      </w:pPr>
      <w:bookmarkStart w:id="419" w:name="_Toc153965130"/>
      <w:commentRangeStart w:id="420"/>
      <w:r w:rsidRPr="00DE50E0">
        <w:lastRenderedPageBreak/>
        <w:t>Solutions non conventionnelles pour la réduction de bruit</w:t>
      </w:r>
      <w:bookmarkEnd w:id="419"/>
      <w:commentRangeEnd w:id="420"/>
      <w:r w:rsidR="00DC1539">
        <w:rPr>
          <w:rStyle w:val="Marquedecommentaire"/>
          <w:rFonts w:asciiTheme="minorHAnsi" w:eastAsiaTheme="minorHAnsi" w:hAnsiTheme="minorHAnsi" w:cstheme="minorBidi"/>
          <w:b w:val="0"/>
          <w:color w:val="auto"/>
        </w:rPr>
        <w:commentReference w:id="420"/>
      </w:r>
    </w:p>
    <w:p w14:paraId="63E58A0E" w14:textId="4FC0FB38" w:rsidR="005B3EA9" w:rsidRPr="00DE50E0" w:rsidRDefault="00FC67A7" w:rsidP="00E07642">
      <w:pPr>
        <w:pStyle w:val="Titre2"/>
        <w:spacing w:line="276" w:lineRule="auto"/>
        <w:rPr>
          <w:rFonts w:ascii="Adobe Thai" w:hAnsi="Adobe Thai" w:cs="Adobe Thai"/>
        </w:rPr>
      </w:pPr>
      <w:bookmarkStart w:id="421" w:name="_Toc153965131"/>
      <w:r w:rsidRPr="00DE50E0">
        <w:rPr>
          <w:rFonts w:ascii="Adobe Thai" w:hAnsi="Adobe Thai" w:cs="Adobe Thai"/>
        </w:rPr>
        <w:t>« </w:t>
      </w:r>
      <w:r w:rsidR="00894FDC" w:rsidRPr="00DE50E0">
        <w:rPr>
          <w:rFonts w:ascii="Adobe Thai" w:hAnsi="Adobe Thai" w:cs="Adobe Thai"/>
        </w:rPr>
        <w:t>Métamatériaux</w:t>
      </w:r>
      <w:r w:rsidRPr="00DE50E0">
        <w:rPr>
          <w:rFonts w:ascii="Adobe Thai" w:hAnsi="Adobe Thai" w:cs="Adobe Thai"/>
        </w:rPr>
        <w:t> »</w:t>
      </w:r>
      <w:bookmarkEnd w:id="421"/>
    </w:p>
    <w:p w14:paraId="59ADBE7F" w14:textId="77777777" w:rsidR="00582C59" w:rsidRPr="00DE50E0" w:rsidRDefault="00582C59" w:rsidP="00E07642">
      <w:pPr>
        <w:spacing w:line="276" w:lineRule="auto"/>
        <w:rPr>
          <w:rFonts w:ascii="Adobe Thai" w:hAnsi="Adobe Thai" w:cs="Adobe Thai"/>
        </w:rPr>
      </w:pPr>
    </w:p>
    <w:p w14:paraId="0EA34801" w14:textId="1F228329" w:rsidR="00582C59" w:rsidRPr="00DE50E0" w:rsidRDefault="00894FDC" w:rsidP="00E07642">
      <w:pPr>
        <w:spacing w:line="276" w:lineRule="auto"/>
        <w:jc w:val="both"/>
        <w:rPr>
          <w:rFonts w:ascii="Adobe Thai" w:hAnsi="Adobe Thai" w:cs="Adobe Thai"/>
        </w:rPr>
      </w:pPr>
      <w:r w:rsidRPr="00DE50E0">
        <w:rPr>
          <w:rFonts w:ascii="Adobe Thai" w:hAnsi="Adobe Thai" w:cs="Adobe Thai"/>
        </w:rPr>
        <w:t xml:space="preserve">Le terme </w:t>
      </w:r>
      <w:r w:rsidR="002337A3" w:rsidRPr="00DE50E0">
        <w:rPr>
          <w:rFonts w:ascii="Adobe Thai" w:hAnsi="Adobe Thai" w:cs="Adobe Thai"/>
        </w:rPr>
        <w:t>« </w:t>
      </w:r>
      <w:r w:rsidRPr="00DE50E0">
        <w:rPr>
          <w:rFonts w:ascii="Adobe Thai" w:hAnsi="Adobe Thai" w:cs="Adobe Thai"/>
        </w:rPr>
        <w:t>métamatériau</w:t>
      </w:r>
      <w:r w:rsidR="002337A3" w:rsidRPr="00DE50E0">
        <w:rPr>
          <w:rFonts w:ascii="Adobe Thai" w:hAnsi="Adobe Thai" w:cs="Adobe Thai"/>
        </w:rPr>
        <w:t> »</w:t>
      </w:r>
      <w:r w:rsidRPr="00DE50E0">
        <w:rPr>
          <w:rFonts w:ascii="Adobe Thai" w:hAnsi="Adobe Thai" w:cs="Adobe Thai"/>
        </w:rPr>
        <w:t xml:space="preserve"> </w:t>
      </w:r>
      <w:r w:rsidR="002337A3" w:rsidRPr="00DE50E0">
        <w:rPr>
          <w:rFonts w:ascii="Adobe Thai" w:hAnsi="Adobe Thai" w:cs="Adobe Thai"/>
        </w:rPr>
        <w:t xml:space="preserve">a été </w:t>
      </w:r>
      <w:commentRangeStart w:id="422"/>
      <w:r w:rsidR="002337A3" w:rsidRPr="00DE50E0">
        <w:rPr>
          <w:rFonts w:ascii="Adobe Thai" w:hAnsi="Adobe Thai" w:cs="Adobe Thai"/>
        </w:rPr>
        <w:t xml:space="preserve">inventé </w:t>
      </w:r>
      <w:commentRangeEnd w:id="422"/>
      <w:r w:rsidR="00B8152E">
        <w:rPr>
          <w:rStyle w:val="Marquedecommentaire"/>
        </w:rPr>
        <w:commentReference w:id="422"/>
      </w:r>
      <w:r w:rsidR="002337A3" w:rsidRPr="00DE50E0">
        <w:rPr>
          <w:rFonts w:ascii="Adobe Thai" w:hAnsi="Adobe Thai" w:cs="Adobe Thai"/>
        </w:rPr>
        <w:t>dans le cadre de l’étude des champs électromagnétiques.</w:t>
      </w:r>
      <w:r w:rsidR="001A7D11" w:rsidRPr="00DE50E0">
        <w:rPr>
          <w:rFonts w:ascii="Adobe Thai" w:hAnsi="Adobe Thai" w:cs="Adobe Thai"/>
        </w:rPr>
        <w:t xml:space="preserve"> </w:t>
      </w:r>
      <w:r w:rsidR="002337A3" w:rsidRPr="00DE50E0">
        <w:rPr>
          <w:rFonts w:ascii="Adobe Thai" w:hAnsi="Adobe Thai" w:cs="Adobe Thai"/>
        </w:rPr>
        <w:t xml:space="preserve">Il désigne </w:t>
      </w:r>
      <w:r w:rsidR="002337A3" w:rsidRPr="00DE50E0">
        <w:rPr>
          <w:rFonts w:ascii="Adobe Thai" w:hAnsi="Adobe Thai" w:cs="Adobe Thai"/>
          <w:i/>
          <w:iCs/>
        </w:rPr>
        <w:t>les structures constituées d’un agencement d’une cellule périodique dont l</w:t>
      </w:r>
      <w:r w:rsidR="003C4608" w:rsidRPr="00DE50E0">
        <w:rPr>
          <w:rFonts w:ascii="Adobe Thai" w:hAnsi="Adobe Thai" w:cs="Adobe Thai"/>
          <w:i/>
          <w:iCs/>
        </w:rPr>
        <w:t>a</w:t>
      </w:r>
      <w:r w:rsidR="002337A3" w:rsidRPr="00DE50E0">
        <w:rPr>
          <w:rFonts w:ascii="Adobe Thai" w:hAnsi="Adobe Thai" w:cs="Adobe Thai"/>
          <w:i/>
          <w:iCs/>
        </w:rPr>
        <w:t xml:space="preserve"> dimension</w:t>
      </w:r>
      <w:r w:rsidR="003C4608" w:rsidRPr="00DE50E0">
        <w:rPr>
          <w:rFonts w:ascii="Adobe Thai" w:hAnsi="Adobe Thai" w:cs="Adobe Thai"/>
          <w:i/>
          <w:iCs/>
        </w:rPr>
        <w:t xml:space="preserve"> est</w:t>
      </w:r>
      <w:r w:rsidR="002337A3" w:rsidRPr="00DE50E0">
        <w:rPr>
          <w:rFonts w:ascii="Adobe Thai" w:hAnsi="Adobe Thai" w:cs="Adobe Thai"/>
          <w:i/>
          <w:iCs/>
        </w:rPr>
        <w:t xml:space="preserve"> </w:t>
      </w:r>
      <w:r w:rsidR="001A7D11" w:rsidRPr="00DE50E0">
        <w:rPr>
          <w:rFonts w:ascii="Adobe Thai" w:hAnsi="Adobe Thai" w:cs="Adobe Thai"/>
          <w:i/>
          <w:iCs/>
        </w:rPr>
        <w:t>inférieure</w:t>
      </w:r>
      <w:r w:rsidR="002337A3" w:rsidRPr="00DE50E0">
        <w:rPr>
          <w:rFonts w:ascii="Adobe Thai" w:hAnsi="Adobe Thai" w:cs="Adobe Thai"/>
          <w:i/>
          <w:iCs/>
        </w:rPr>
        <w:t xml:space="preserve"> à la longueur des ondes consid</w:t>
      </w:r>
      <w:r w:rsidR="001A7D11" w:rsidRPr="00DE50E0">
        <w:rPr>
          <w:rFonts w:ascii="Adobe Thai" w:hAnsi="Adobe Thai" w:cs="Adobe Thai"/>
          <w:i/>
          <w:iCs/>
        </w:rPr>
        <w:t>érée</w:t>
      </w:r>
      <w:r w:rsidR="00FC67A7" w:rsidRPr="00DE50E0">
        <w:rPr>
          <w:rFonts w:ascii="Adobe Thai" w:hAnsi="Adobe Thai" w:cs="Adobe Thai"/>
          <w:i/>
          <w:iCs/>
        </w:rPr>
        <w:t>s</w:t>
      </w:r>
      <w:r w:rsidR="001A7D11" w:rsidRPr="00DE50E0">
        <w:rPr>
          <w:rFonts w:ascii="Adobe Thai" w:hAnsi="Adobe Thai" w:cs="Adobe Thai"/>
        </w:rPr>
        <w:t>. Les propriétés des métam</w:t>
      </w:r>
      <w:r w:rsidR="00264E1D" w:rsidRPr="00DE50E0">
        <w:rPr>
          <w:rFonts w:ascii="Adobe Thai" w:hAnsi="Adobe Thai" w:cs="Adobe Thai"/>
        </w:rPr>
        <w:t>at</w:t>
      </w:r>
      <w:r w:rsidR="001A7D11" w:rsidRPr="00DE50E0">
        <w:rPr>
          <w:rFonts w:ascii="Adobe Thai" w:hAnsi="Adobe Thai" w:cs="Adobe Thai"/>
        </w:rPr>
        <w:t>ériaux</w:t>
      </w:r>
      <w:r w:rsidR="002337A3" w:rsidRPr="00DE50E0">
        <w:rPr>
          <w:rFonts w:ascii="Adobe Thai" w:hAnsi="Adobe Thai" w:cs="Adobe Thai"/>
        </w:rPr>
        <w:t xml:space="preserve"> découlent de l</w:t>
      </w:r>
      <w:r w:rsidR="001A7D11" w:rsidRPr="00DE50E0">
        <w:rPr>
          <w:rFonts w:ascii="Adobe Thai" w:hAnsi="Adobe Thai" w:cs="Adobe Thai"/>
        </w:rPr>
        <w:t>eur</w:t>
      </w:r>
      <w:r w:rsidR="002337A3" w:rsidRPr="00DE50E0">
        <w:rPr>
          <w:rFonts w:ascii="Adobe Thai" w:hAnsi="Adobe Thai" w:cs="Adobe Thai"/>
        </w:rPr>
        <w:t xml:space="preserve"> géométrie</w:t>
      </w:r>
      <w:r w:rsidR="001A7D11" w:rsidRPr="00DE50E0">
        <w:rPr>
          <w:rFonts w:ascii="Adobe Thai" w:hAnsi="Adobe Thai" w:cs="Adobe Thai"/>
        </w:rPr>
        <w:t xml:space="preserve"> particulière et ne peuvent physiquement pas être obtenues en exploitant les propriétés des matériaux traditionnels.</w:t>
      </w:r>
      <w:r w:rsidR="003C4608" w:rsidRPr="00DE50E0">
        <w:rPr>
          <w:rFonts w:ascii="Adobe Thai" w:hAnsi="Adobe Thai" w:cs="Adobe Thai"/>
        </w:rPr>
        <w:t xml:space="preserve"> </w:t>
      </w:r>
      <w:r w:rsidR="001A7D11" w:rsidRPr="00DE50E0">
        <w:rPr>
          <w:rFonts w:ascii="Adobe Thai" w:hAnsi="Adobe Thai" w:cs="Adobe Thai"/>
        </w:rPr>
        <w:t xml:space="preserve">Dans le domaine de l’acoustique, certains métamatériaux permettent ainsi d’obtenir un </w:t>
      </w:r>
      <w:commentRangeStart w:id="423"/>
      <w:r w:rsidR="001A7D11" w:rsidRPr="00DE50E0">
        <w:rPr>
          <w:rFonts w:ascii="Adobe Thai" w:hAnsi="Adobe Thai" w:cs="Adobe Thai"/>
        </w:rPr>
        <w:t xml:space="preserve">module d’incompressibilité </w:t>
      </w:r>
      <w:commentRangeEnd w:id="423"/>
      <w:r w:rsidR="00235DEC">
        <w:rPr>
          <w:rStyle w:val="Marquedecommentaire"/>
        </w:rPr>
        <w:commentReference w:id="423"/>
      </w:r>
      <w:r w:rsidR="001A7D11" w:rsidRPr="00DE50E0">
        <w:rPr>
          <w:rFonts w:ascii="Adobe Thai" w:hAnsi="Adobe Thai" w:cs="Adobe Thai"/>
        </w:rPr>
        <w:t>négatif</w:t>
      </w:r>
      <w:r w:rsidR="001A7D11" w:rsidRPr="00DE50E0">
        <w:rPr>
          <w:rStyle w:val="Appeldenotedefin"/>
          <w:rFonts w:ascii="Adobe Thai" w:hAnsi="Adobe Thai" w:cs="Adobe Thai"/>
        </w:rPr>
        <w:endnoteReference w:id="37"/>
      </w:r>
      <w:r w:rsidR="003C4608" w:rsidRPr="00DE50E0">
        <w:rPr>
          <w:rFonts w:ascii="Adobe Thai" w:hAnsi="Adobe Thai" w:cs="Adobe Thai"/>
        </w:rPr>
        <w:t xml:space="preserve"> ou bien une décroissance de la célérité des ondes à l’intérieur du matériau</w:t>
      </w:r>
      <w:r w:rsidR="003C4608" w:rsidRPr="00DE50E0">
        <w:rPr>
          <w:rStyle w:val="Appeldenotedefin"/>
          <w:rFonts w:ascii="Adobe Thai" w:hAnsi="Adobe Thai" w:cs="Adobe Thai"/>
        </w:rPr>
        <w:endnoteReference w:id="38"/>
      </w:r>
      <w:r w:rsidR="003C4608" w:rsidRPr="00DE50E0">
        <w:rPr>
          <w:rFonts w:ascii="Adobe Thai" w:hAnsi="Adobe Thai" w:cs="Adobe Thai"/>
        </w:rPr>
        <w:t>.</w:t>
      </w:r>
    </w:p>
    <w:p w14:paraId="551B2696" w14:textId="77777777" w:rsidR="008C7912" w:rsidRPr="00DE50E0" w:rsidRDefault="008C7912" w:rsidP="00E07642">
      <w:pPr>
        <w:spacing w:line="276" w:lineRule="auto"/>
        <w:jc w:val="both"/>
        <w:rPr>
          <w:rFonts w:ascii="Adobe Thai" w:hAnsi="Adobe Thai" w:cs="Adobe Thai"/>
        </w:rPr>
      </w:pPr>
    </w:p>
    <w:p w14:paraId="6F73FB37" w14:textId="183B7307" w:rsidR="005B3EA9" w:rsidRPr="00DE50E0" w:rsidRDefault="005B3EA9" w:rsidP="00E07642">
      <w:pPr>
        <w:pStyle w:val="Titre2"/>
        <w:spacing w:line="276" w:lineRule="auto"/>
        <w:rPr>
          <w:rFonts w:ascii="Adobe Thai" w:hAnsi="Adobe Thai" w:cs="Adobe Thai"/>
        </w:rPr>
      </w:pPr>
      <w:bookmarkStart w:id="438" w:name="_Toc153965132"/>
      <w:r w:rsidRPr="00DE50E0">
        <w:rPr>
          <w:rFonts w:ascii="Adobe Thai" w:hAnsi="Adobe Thai" w:cs="Adobe Thai"/>
        </w:rPr>
        <w:t>Classifications</w:t>
      </w:r>
      <w:bookmarkEnd w:id="438"/>
    </w:p>
    <w:p w14:paraId="213C3ABD" w14:textId="77777777" w:rsidR="00582C59" w:rsidRPr="00DE50E0" w:rsidRDefault="00582C59" w:rsidP="00E07642">
      <w:pPr>
        <w:spacing w:line="276" w:lineRule="auto"/>
        <w:rPr>
          <w:rFonts w:ascii="Adobe Thai" w:hAnsi="Adobe Thai" w:cs="Adobe Thai"/>
        </w:rPr>
      </w:pPr>
    </w:p>
    <w:p w14:paraId="650447DE" w14:textId="1D91310A" w:rsidR="00582C59" w:rsidRPr="00DE50E0" w:rsidRDefault="00582C59" w:rsidP="00E07642">
      <w:pPr>
        <w:spacing w:line="276" w:lineRule="auto"/>
        <w:jc w:val="both"/>
        <w:rPr>
          <w:rFonts w:ascii="Adobe Thai" w:hAnsi="Adobe Thai" w:cs="Adobe Thai"/>
        </w:rPr>
      </w:pPr>
      <w:r w:rsidRPr="00DE50E0">
        <w:rPr>
          <w:rFonts w:ascii="Adobe Thai" w:hAnsi="Adobe Thai" w:cs="Adobe Thai"/>
        </w:rPr>
        <w:t>La grande variété des métamatériaux proposés dans la littérature impose de choisir une classification pour permettre de regrouper ceux ayant des propriétés communes.</w:t>
      </w:r>
    </w:p>
    <w:p w14:paraId="62B9555D" w14:textId="401C52E7" w:rsidR="005B3EA9" w:rsidRPr="00DE50E0" w:rsidRDefault="00582C59" w:rsidP="00E07642">
      <w:pPr>
        <w:spacing w:line="276" w:lineRule="auto"/>
        <w:jc w:val="both"/>
        <w:rPr>
          <w:rFonts w:ascii="Adobe Thai" w:hAnsi="Adobe Thai" w:cs="Adobe Thai"/>
        </w:rPr>
      </w:pPr>
      <w:r w:rsidRPr="00DE50E0">
        <w:rPr>
          <w:rFonts w:ascii="Adobe Thai" w:hAnsi="Adobe Thai" w:cs="Adobe Thai"/>
        </w:rPr>
        <w:t xml:space="preserve">Dans sa revue concernant les métamatériaux pour la réduction de bruit, </w:t>
      </w:r>
      <w:commentRangeStart w:id="439"/>
      <w:r w:rsidRPr="00DE50E0">
        <w:rPr>
          <w:rFonts w:ascii="Adobe Thai" w:hAnsi="Adobe Thai" w:cs="Adobe Thai"/>
        </w:rPr>
        <w:t>Gao</w:t>
      </w:r>
      <w:commentRangeEnd w:id="439"/>
      <w:r w:rsidR="00B8152E">
        <w:rPr>
          <w:rStyle w:val="Marquedecommentaire"/>
        </w:rPr>
        <w:commentReference w:id="439"/>
      </w:r>
      <w:r w:rsidRPr="00DE50E0">
        <w:rPr>
          <w:rStyle w:val="Appeldenotedefin"/>
          <w:rFonts w:ascii="Adobe Thai" w:hAnsi="Adobe Thai" w:cs="Adobe Thai"/>
        </w:rPr>
        <w:endnoteReference w:id="39"/>
      </w:r>
      <w:r w:rsidRPr="00DE50E0">
        <w:rPr>
          <w:rFonts w:ascii="Adobe Thai" w:hAnsi="Adobe Thai" w:cs="Adobe Thai"/>
        </w:rPr>
        <w:t xml:space="preserve"> propose de séparer les matériaux actifs et passifs dans un premier temps. Parmi les matériaux passifs, il distingue les matériaux </w:t>
      </w:r>
      <w:r w:rsidR="008C7912" w:rsidRPr="00DE50E0">
        <w:rPr>
          <w:rFonts w:ascii="Adobe Thai" w:hAnsi="Adobe Thai" w:cs="Adobe Thai"/>
        </w:rPr>
        <w:t>isolants et les matériaux absorbants. Lorsqu’il s’intéresse plus particulièrement aux applications possibles des métamatériaux dans l’aéronautique, Giorgio Palma</w:t>
      </w:r>
      <w:r w:rsidR="008C7912" w:rsidRPr="00DE50E0">
        <w:rPr>
          <w:rStyle w:val="Appeldenotedefin"/>
          <w:rFonts w:ascii="Adobe Thai" w:hAnsi="Adobe Thai" w:cs="Adobe Thai"/>
        </w:rPr>
        <w:endnoteReference w:id="40"/>
      </w:r>
      <w:r w:rsidR="008C7912" w:rsidRPr="00DE50E0">
        <w:rPr>
          <w:rFonts w:ascii="Adobe Thai" w:hAnsi="Adobe Thai" w:cs="Adobe Thai"/>
        </w:rPr>
        <w:t xml:space="preserve"> rajoute une distinction supplémentaire entre les matériaux absorbants et les matériaux </w:t>
      </w:r>
      <w:r w:rsidR="00E548CD" w:rsidRPr="00DE50E0">
        <w:rPr>
          <w:rFonts w:ascii="Adobe Thai" w:hAnsi="Adobe Thai" w:cs="Adobe Thai"/>
        </w:rPr>
        <w:t>réfléchissants</w:t>
      </w:r>
      <w:r w:rsidR="008C7912" w:rsidRPr="00DE50E0">
        <w:rPr>
          <w:rFonts w:ascii="Adobe Thai" w:hAnsi="Adobe Thai" w:cs="Adobe Thai"/>
        </w:rPr>
        <w:t>. Finalement, Rastegar</w:t>
      </w:r>
      <w:r w:rsidR="008C7912" w:rsidRPr="00DE50E0">
        <w:rPr>
          <w:rStyle w:val="Appeldenotedefin"/>
          <w:rFonts w:ascii="Adobe Thai" w:hAnsi="Adobe Thai" w:cs="Adobe Thai"/>
        </w:rPr>
        <w:endnoteReference w:id="41"/>
      </w:r>
      <w:r w:rsidR="008C7912" w:rsidRPr="00DE50E0">
        <w:rPr>
          <w:rFonts w:ascii="Adobe Thai" w:hAnsi="Adobe Thai" w:cs="Adobe Thai"/>
        </w:rPr>
        <w:t xml:space="preserve"> sélectionne, parmi les propriétés qu’offrent les différentes métamatériaux absorbants, celles qui seraient le plus utiles dans le cadre de la réduction du bruit pour les rotors carénés d’hélicoptères.</w:t>
      </w:r>
    </w:p>
    <w:p w14:paraId="11580296" w14:textId="77777777" w:rsidR="00E548CD" w:rsidRPr="00DE50E0" w:rsidRDefault="00E548CD" w:rsidP="00E07642">
      <w:pPr>
        <w:spacing w:line="276" w:lineRule="auto"/>
        <w:rPr>
          <w:rFonts w:ascii="Adobe Thai" w:hAnsi="Adobe Thai" w:cs="Adobe Thai"/>
        </w:rPr>
      </w:pPr>
    </w:p>
    <w:p w14:paraId="041A8432" w14:textId="02C48F4A" w:rsidR="006820F5" w:rsidRPr="00DE50E0" w:rsidRDefault="00E548CD" w:rsidP="00E07642">
      <w:pPr>
        <w:pStyle w:val="Titre2"/>
        <w:spacing w:line="276" w:lineRule="auto"/>
        <w:rPr>
          <w:rFonts w:ascii="Adobe Thai" w:hAnsi="Adobe Thai" w:cs="Adobe Thai"/>
        </w:rPr>
      </w:pPr>
      <w:bookmarkStart w:id="462" w:name="_Toc153965133"/>
      <w:r w:rsidRPr="00DE50E0">
        <w:rPr>
          <w:rFonts w:ascii="Adobe Thai" w:hAnsi="Adobe Thai" w:cs="Adobe Thai"/>
        </w:rPr>
        <w:t>Optimisation de l’espace disponible et c</w:t>
      </w:r>
      <w:r w:rsidR="00905EC7" w:rsidRPr="00DE50E0">
        <w:rPr>
          <w:rFonts w:ascii="Adobe Thai" w:hAnsi="Adobe Thai" w:cs="Adobe Thai"/>
        </w:rPr>
        <w:t>avités repliées</w:t>
      </w:r>
      <w:bookmarkEnd w:id="462"/>
    </w:p>
    <w:p w14:paraId="14A1E6EF" w14:textId="77777777" w:rsidR="00F41433" w:rsidRPr="00DE50E0" w:rsidRDefault="00F41433" w:rsidP="00E07642">
      <w:pPr>
        <w:spacing w:line="276" w:lineRule="auto"/>
        <w:rPr>
          <w:rFonts w:ascii="Adobe Thai" w:hAnsi="Adobe Thai" w:cs="Adobe Thai"/>
        </w:rPr>
      </w:pPr>
    </w:p>
    <w:p w14:paraId="34B5B7CC" w14:textId="2E76C7AA" w:rsidR="00F41433" w:rsidRPr="00DE50E0" w:rsidRDefault="00F41433" w:rsidP="00E07642">
      <w:pPr>
        <w:spacing w:line="276" w:lineRule="auto"/>
        <w:jc w:val="both"/>
        <w:rPr>
          <w:rFonts w:ascii="Adobe Thai" w:hAnsi="Adobe Thai" w:cs="Adobe Thai"/>
        </w:rPr>
      </w:pPr>
      <w:r w:rsidRPr="00DE50E0">
        <w:rPr>
          <w:rFonts w:ascii="Adobe Thai" w:hAnsi="Adobe Thai" w:cs="Adobe Thai"/>
        </w:rPr>
        <w:t xml:space="preserve">Les hypothèses utilisées dans la formulation des modèles en réaction localisée </w:t>
      </w:r>
      <w:commentRangeStart w:id="463"/>
      <w:r w:rsidRPr="00DE50E0">
        <w:rPr>
          <w:rFonts w:ascii="Adobe Thai" w:hAnsi="Adobe Thai" w:cs="Adobe Thai"/>
        </w:rPr>
        <w:t xml:space="preserve">imposent </w:t>
      </w:r>
      <w:commentRangeEnd w:id="463"/>
      <w:r w:rsidR="00B8152E">
        <w:rPr>
          <w:rStyle w:val="Marquedecommentaire"/>
        </w:rPr>
        <w:commentReference w:id="463"/>
      </w:r>
      <w:r w:rsidRPr="00DE50E0">
        <w:rPr>
          <w:rFonts w:ascii="Adobe Thai" w:hAnsi="Adobe Thai" w:cs="Adobe Thai"/>
        </w:rPr>
        <w:t xml:space="preserve">une propagation normale à la surface de traitement. </w:t>
      </w:r>
      <w:commentRangeStart w:id="464"/>
      <w:r w:rsidRPr="00DE50E0">
        <w:rPr>
          <w:rFonts w:ascii="Adobe Thai" w:hAnsi="Adobe Thai" w:cs="Adobe Thai"/>
        </w:rPr>
        <w:t xml:space="preserve">Cela a pour conséquences de limiter les dimensions maximales des cavités à l’épaisseur du traitement, souvent contrainte par d’autres facteurs industriels, et ainsi de limiter le potentiel basse fréquence des traitements. </w:t>
      </w:r>
      <w:commentRangeEnd w:id="464"/>
      <w:r w:rsidR="00B8152E">
        <w:rPr>
          <w:rStyle w:val="Marquedecommentaire"/>
        </w:rPr>
        <w:commentReference w:id="464"/>
      </w:r>
      <w:r w:rsidRPr="00DE50E0">
        <w:rPr>
          <w:rFonts w:ascii="Adobe Thai" w:hAnsi="Adobe Thai" w:cs="Adobe Thai"/>
        </w:rPr>
        <w:t>Pour y remédier, des cavités repliées</w:t>
      </w:r>
      <w:r w:rsidR="00014C4C" w:rsidRPr="00DE50E0">
        <w:rPr>
          <w:rFonts w:ascii="Adobe Thai" w:hAnsi="Adobe Thai" w:cs="Adobe Thai"/>
        </w:rPr>
        <w:t xml:space="preserve"> permettent de considérer une propagation parallèle à la ligne centrale à basses fréquences et donc de rallonger la longueur effective des traitements. À hautes fréquences cependant, la propagation reste normale à la surface, ce qui donne à ces cavités plusieurs fréquences </w:t>
      </w:r>
      <w:r w:rsidR="00595F8F" w:rsidRPr="00DE50E0">
        <w:rPr>
          <w:rFonts w:ascii="Adobe Thai" w:hAnsi="Adobe Thai" w:cs="Adobe Thai"/>
        </w:rPr>
        <w:t>quart d'onde</w:t>
      </w:r>
      <w:r w:rsidR="00014C4C" w:rsidRPr="00DE50E0">
        <w:rPr>
          <w:rFonts w:ascii="Adobe Thai" w:hAnsi="Adobe Thai" w:cs="Adobe Thai"/>
        </w:rPr>
        <w:t>.</w:t>
      </w:r>
    </w:p>
    <w:p w14:paraId="6D42D98F" w14:textId="76E77DDC" w:rsidR="00F41433" w:rsidRPr="00DE50E0" w:rsidRDefault="0071362F" w:rsidP="00E07642">
      <w:pPr>
        <w:spacing w:line="276" w:lineRule="auto"/>
        <w:rPr>
          <w:rFonts w:ascii="Adobe Thai" w:hAnsi="Adobe Thai" w:cs="Adobe Thai"/>
        </w:rPr>
      </w:pPr>
      <w:r w:rsidRPr="00DE50E0">
        <w:rPr>
          <w:rFonts w:ascii="Adobe Thai" w:hAnsi="Adobe Thai" w:cs="Adobe Thai"/>
          <w:noProof/>
        </w:rPr>
        <w:lastRenderedPageBreak/>
        <w:drawing>
          <wp:anchor distT="0" distB="0" distL="114300" distR="114300" simplePos="0" relativeHeight="251644928" behindDoc="0" locked="0" layoutInCell="1" allowOverlap="1" wp14:anchorId="6DF617E8" wp14:editId="663709DB">
            <wp:simplePos x="0" y="0"/>
            <wp:positionH relativeFrom="column">
              <wp:posOffset>3238305</wp:posOffset>
            </wp:positionH>
            <wp:positionV relativeFrom="paragraph">
              <wp:posOffset>114984</wp:posOffset>
            </wp:positionV>
            <wp:extent cx="1968574" cy="1860160"/>
            <wp:effectExtent l="0" t="0" r="0" b="0"/>
            <wp:wrapSquare wrapText="bothSides"/>
            <wp:docPr id="1468625792" name="Image 1" descr="Une image contenant texte, capture d’écran, ligne,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625792" name="Image 1" descr="Une image contenant texte, capture d’écran, ligne, Police&#10;&#10;Description générée automatiquement"/>
                    <pic:cNvPicPr/>
                  </pic:nvPicPr>
                  <pic:blipFill>
                    <a:blip r:embed="rId34">
                      <a:extLst>
                        <a:ext uri="{28A0092B-C50C-407E-A947-70E740481C1C}">
                          <a14:useLocalDpi xmlns:a14="http://schemas.microsoft.com/office/drawing/2010/main" val="0"/>
                        </a:ext>
                      </a:extLst>
                    </a:blip>
                    <a:stretch>
                      <a:fillRect/>
                    </a:stretch>
                  </pic:blipFill>
                  <pic:spPr>
                    <a:xfrm>
                      <a:off x="0" y="0"/>
                      <a:ext cx="1968574" cy="1860160"/>
                    </a:xfrm>
                    <a:prstGeom prst="rect">
                      <a:avLst/>
                    </a:prstGeom>
                  </pic:spPr>
                </pic:pic>
              </a:graphicData>
            </a:graphic>
          </wp:anchor>
        </w:drawing>
      </w:r>
    </w:p>
    <w:p w14:paraId="1E2F7A31" w14:textId="0ACD0939" w:rsidR="00F41433" w:rsidRPr="00DE50E0" w:rsidRDefault="0071362F" w:rsidP="00E07642">
      <w:pPr>
        <w:spacing w:line="276" w:lineRule="auto"/>
        <w:rPr>
          <w:rFonts w:ascii="Adobe Thai" w:hAnsi="Adobe Thai" w:cs="Adobe Thai"/>
        </w:rPr>
      </w:pPr>
      <w:r w:rsidRPr="00DE50E0">
        <w:rPr>
          <w:rFonts w:ascii="Adobe Thai" w:hAnsi="Adobe Thai" w:cs="Adobe Thai"/>
          <w:noProof/>
        </w:rPr>
        <w:drawing>
          <wp:anchor distT="0" distB="0" distL="114300" distR="114300" simplePos="0" relativeHeight="251646976" behindDoc="0" locked="0" layoutInCell="1" allowOverlap="1" wp14:anchorId="4B7E8798" wp14:editId="5FB96195">
            <wp:simplePos x="0" y="0"/>
            <wp:positionH relativeFrom="column">
              <wp:posOffset>141117</wp:posOffset>
            </wp:positionH>
            <wp:positionV relativeFrom="paragraph">
              <wp:posOffset>6838</wp:posOffset>
            </wp:positionV>
            <wp:extent cx="2592070" cy="1645920"/>
            <wp:effectExtent l="0" t="0" r="0" b="0"/>
            <wp:wrapSquare wrapText="bothSides"/>
            <wp:docPr id="1814544741" name="Image 1" descr="Une image contenant texte, capture d’écran, Police, diagramm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544741" name="Image 1" descr="Une image contenant texte, capture d’écran, Police, diagramme&#10;&#10;Description générée automatiquement"/>
                    <pic:cNvPicPr/>
                  </pic:nvPicPr>
                  <pic:blipFill>
                    <a:blip r:embed="rId35">
                      <a:extLst>
                        <a:ext uri="{28A0092B-C50C-407E-A947-70E740481C1C}">
                          <a14:useLocalDpi xmlns:a14="http://schemas.microsoft.com/office/drawing/2010/main" val="0"/>
                        </a:ext>
                      </a:extLst>
                    </a:blip>
                    <a:stretch>
                      <a:fillRect/>
                    </a:stretch>
                  </pic:blipFill>
                  <pic:spPr>
                    <a:xfrm>
                      <a:off x="0" y="0"/>
                      <a:ext cx="2592070" cy="1645920"/>
                    </a:xfrm>
                    <a:prstGeom prst="rect">
                      <a:avLst/>
                    </a:prstGeom>
                  </pic:spPr>
                </pic:pic>
              </a:graphicData>
            </a:graphic>
            <wp14:sizeRelH relativeFrom="margin">
              <wp14:pctWidth>0</wp14:pctWidth>
            </wp14:sizeRelH>
            <wp14:sizeRelV relativeFrom="margin">
              <wp14:pctHeight>0</wp14:pctHeight>
            </wp14:sizeRelV>
          </wp:anchor>
        </w:drawing>
      </w:r>
    </w:p>
    <w:p w14:paraId="0342BAD0" w14:textId="4160D2A4" w:rsidR="00F41433" w:rsidRPr="00DE50E0" w:rsidRDefault="00F41433" w:rsidP="00E07642">
      <w:pPr>
        <w:spacing w:line="276" w:lineRule="auto"/>
        <w:jc w:val="both"/>
        <w:rPr>
          <w:rFonts w:ascii="Adobe Thai" w:hAnsi="Adobe Thai" w:cs="Adobe Thai"/>
        </w:rPr>
      </w:pPr>
    </w:p>
    <w:p w14:paraId="147E0D71" w14:textId="3BB3D498" w:rsidR="00F41433" w:rsidRPr="00DE50E0" w:rsidRDefault="00F41433" w:rsidP="00E07642">
      <w:pPr>
        <w:spacing w:line="276" w:lineRule="auto"/>
        <w:jc w:val="both"/>
        <w:rPr>
          <w:rFonts w:ascii="Adobe Thai" w:hAnsi="Adobe Thai" w:cs="Adobe Thai"/>
        </w:rPr>
      </w:pPr>
    </w:p>
    <w:p w14:paraId="3568115F" w14:textId="44780414" w:rsidR="00F41433" w:rsidRPr="00DE50E0" w:rsidRDefault="00F41433" w:rsidP="00E07642">
      <w:pPr>
        <w:spacing w:line="276" w:lineRule="auto"/>
        <w:jc w:val="both"/>
        <w:rPr>
          <w:rFonts w:ascii="Adobe Thai" w:hAnsi="Adobe Thai" w:cs="Adobe Thai"/>
        </w:rPr>
      </w:pPr>
    </w:p>
    <w:p w14:paraId="67FC8D75" w14:textId="77777777" w:rsidR="00F41433" w:rsidRPr="00DE50E0" w:rsidRDefault="00F41433" w:rsidP="00E07642">
      <w:pPr>
        <w:spacing w:line="276" w:lineRule="auto"/>
        <w:jc w:val="both"/>
        <w:rPr>
          <w:rFonts w:ascii="Adobe Thai" w:hAnsi="Adobe Thai" w:cs="Adobe Thai"/>
        </w:rPr>
      </w:pPr>
    </w:p>
    <w:p w14:paraId="45BCBD80" w14:textId="77777777" w:rsidR="00F41433" w:rsidRPr="00DE50E0" w:rsidRDefault="00F41433" w:rsidP="00E07642">
      <w:pPr>
        <w:spacing w:line="276" w:lineRule="auto"/>
        <w:jc w:val="both"/>
        <w:rPr>
          <w:rFonts w:ascii="Adobe Thai" w:hAnsi="Adobe Thai" w:cs="Adobe Thai"/>
        </w:rPr>
      </w:pPr>
    </w:p>
    <w:p w14:paraId="20AF4D5D" w14:textId="77777777" w:rsidR="00014C4C" w:rsidRPr="00DE50E0" w:rsidRDefault="00014C4C" w:rsidP="00E07642">
      <w:pPr>
        <w:spacing w:line="276" w:lineRule="auto"/>
        <w:jc w:val="both"/>
        <w:rPr>
          <w:rFonts w:ascii="Adobe Thai" w:hAnsi="Adobe Thai" w:cs="Adobe Thai"/>
        </w:rPr>
      </w:pPr>
    </w:p>
    <w:p w14:paraId="659C3632" w14:textId="00D6095F" w:rsidR="00CA4D2E" w:rsidRPr="00DE50E0" w:rsidRDefault="00014C4C" w:rsidP="00E07642">
      <w:pPr>
        <w:spacing w:line="276" w:lineRule="auto"/>
        <w:jc w:val="center"/>
        <w:rPr>
          <w:rStyle w:val="Accentuationlgre"/>
          <w:rFonts w:ascii="Adobe Thai" w:hAnsi="Adobe Thai" w:cs="Adobe Thai"/>
        </w:rPr>
      </w:pPr>
      <w:r w:rsidRPr="00DE50E0">
        <w:rPr>
          <w:rStyle w:val="Accentuationlgre"/>
          <w:rFonts w:ascii="Adobe Thai" w:hAnsi="Adobe Thai" w:cs="Adobe Thai"/>
        </w:rPr>
        <w:t>Figure</w:t>
      </w:r>
      <w:r w:rsidR="005F2EE3" w:rsidRPr="00DE50E0">
        <w:rPr>
          <w:rStyle w:val="Accentuationlgre"/>
          <w:rFonts w:ascii="Adobe Thai" w:hAnsi="Adobe Thai" w:cs="Adobe Thai"/>
        </w:rPr>
        <w:t xml:space="preserve"> 16</w:t>
      </w:r>
      <w:r w:rsidRPr="00DE50E0">
        <w:rPr>
          <w:rStyle w:val="Accentuationlgre"/>
          <w:rFonts w:ascii="Adobe Thai" w:hAnsi="Adobe Thai" w:cs="Adobe Thai"/>
        </w:rPr>
        <w:t> : Cavités repliées. Schéma descriptif de la ligne centrale. Différents modes de tubes.</w:t>
      </w:r>
    </w:p>
    <w:p w14:paraId="1B2015F7" w14:textId="7CFBDEB8" w:rsidR="00014776" w:rsidRPr="00DE50E0" w:rsidRDefault="00D9368F" w:rsidP="00E07642">
      <w:pPr>
        <w:spacing w:line="276" w:lineRule="auto"/>
        <w:jc w:val="both"/>
        <w:rPr>
          <w:rFonts w:ascii="Adobe Thai" w:hAnsi="Adobe Thai" w:cs="Adobe Thai"/>
        </w:rPr>
      </w:pPr>
      <w:r w:rsidRPr="00DE50E0">
        <w:rPr>
          <w:rFonts w:ascii="Adobe Thai" w:hAnsi="Adobe Thai" w:cs="Adobe Thai"/>
        </w:rPr>
        <w:t xml:space="preserve">Dans son étude numérique et expérimentale, </w:t>
      </w:r>
      <w:proofErr w:type="spellStart"/>
      <w:r w:rsidRPr="00B8152E">
        <w:rPr>
          <w:rFonts w:ascii="Adobe Thai" w:hAnsi="Adobe Thai" w:cs="Adobe Thai"/>
          <w:highlight w:val="cyan"/>
          <w:rPrChange w:id="465" w:author="Lopez, Maël" w:date="2023-12-22T11:20:00Z">
            <w:rPr>
              <w:rFonts w:ascii="Adobe Thai" w:hAnsi="Adobe Thai" w:cs="Adobe Thai"/>
            </w:rPr>
          </w:rPrChange>
        </w:rPr>
        <w:t>Sugimoto</w:t>
      </w:r>
      <w:proofErr w:type="spellEnd"/>
      <w:r w:rsidRPr="00DE50E0">
        <w:rPr>
          <w:rStyle w:val="Appeldenotedefin"/>
          <w:rFonts w:ascii="Adobe Thai" w:hAnsi="Adobe Thai" w:cs="Adobe Thai"/>
        </w:rPr>
        <w:endnoteReference w:id="42"/>
      </w:r>
      <w:r w:rsidRPr="00DE50E0">
        <w:rPr>
          <w:rFonts w:ascii="Adobe Thai" w:hAnsi="Adobe Thai" w:cs="Adobe Thai"/>
        </w:rPr>
        <w:t xml:space="preserve"> évalue l’efficacité de ces traitements en fonction de l’épaisseur la plaque perforée dans des conditions d’excitation en champ diffus. L’efficacité en absorption devient significative à partir de 500 Hz </w:t>
      </w:r>
      <w:r w:rsidR="00F517E6" w:rsidRPr="00DE50E0">
        <w:rPr>
          <w:rFonts w:ascii="Adobe Thai" w:hAnsi="Adobe Thai" w:cs="Adobe Thai"/>
        </w:rPr>
        <w:t xml:space="preserve">pour une large bande de fréquence avec </w:t>
      </w:r>
      <w:r w:rsidRPr="00DE50E0">
        <w:rPr>
          <w:rFonts w:ascii="Adobe Thai" w:hAnsi="Adobe Thai" w:cs="Adobe Thai"/>
        </w:rPr>
        <w:t>une épaisseur de traitement de 65 mm</w:t>
      </w:r>
      <w:r w:rsidR="00F517E6" w:rsidRPr="00DE50E0">
        <w:rPr>
          <w:rFonts w:ascii="Adobe Thai" w:hAnsi="Adobe Thai" w:cs="Adobe Thai"/>
        </w:rPr>
        <w:t>.</w:t>
      </w:r>
    </w:p>
    <w:p w14:paraId="26E520FE" w14:textId="78C0A2C2" w:rsidR="004B22CD" w:rsidRPr="00DE50E0" w:rsidRDefault="00905EC7" w:rsidP="00E07642">
      <w:pPr>
        <w:spacing w:line="276" w:lineRule="auto"/>
        <w:jc w:val="both"/>
        <w:rPr>
          <w:rFonts w:ascii="Adobe Thai" w:hAnsi="Adobe Thai" w:cs="Adobe Thai"/>
        </w:rPr>
      </w:pPr>
      <w:r w:rsidRPr="00DE50E0">
        <w:rPr>
          <w:rFonts w:ascii="Adobe Thai" w:hAnsi="Adobe Thai" w:cs="Adobe Thai"/>
        </w:rPr>
        <w:t xml:space="preserve">Dans </w:t>
      </w:r>
      <w:commentRangeStart w:id="472"/>
      <w:r w:rsidRPr="00DE50E0">
        <w:rPr>
          <w:rFonts w:ascii="Adobe Thai" w:hAnsi="Adobe Thai" w:cs="Adobe Thai"/>
        </w:rPr>
        <w:t>cet article</w:t>
      </w:r>
      <w:r w:rsidR="0011584A" w:rsidRPr="00DE50E0">
        <w:rPr>
          <w:rStyle w:val="Appeldenotedefin"/>
          <w:rFonts w:ascii="Adobe Thai" w:hAnsi="Adobe Thai" w:cs="Adobe Thai"/>
        </w:rPr>
        <w:endnoteReference w:id="43"/>
      </w:r>
      <w:r w:rsidR="0011584A" w:rsidRPr="00DE50E0">
        <w:rPr>
          <w:rFonts w:ascii="Adobe Thai" w:hAnsi="Adobe Thai" w:cs="Adobe Thai"/>
        </w:rPr>
        <w:t>,</w:t>
      </w:r>
      <w:r w:rsidRPr="00DE50E0">
        <w:rPr>
          <w:rFonts w:ascii="Adobe Thai" w:hAnsi="Adobe Thai" w:cs="Adobe Thai"/>
        </w:rPr>
        <w:t xml:space="preserve"> </w:t>
      </w:r>
      <w:commentRangeEnd w:id="472"/>
      <w:r w:rsidR="00B8152E">
        <w:rPr>
          <w:rStyle w:val="Marquedecommentaire"/>
        </w:rPr>
        <w:commentReference w:id="472"/>
      </w:r>
      <w:r w:rsidRPr="00DE50E0">
        <w:rPr>
          <w:rFonts w:ascii="Adobe Thai" w:hAnsi="Adobe Thai" w:cs="Adobe Thai"/>
        </w:rPr>
        <w:t>une investigation est faite sur l’optimisation des structures repliées</w:t>
      </w:r>
      <w:r w:rsidR="00014776" w:rsidRPr="00DE50E0">
        <w:rPr>
          <w:rFonts w:ascii="Adobe Thai" w:hAnsi="Adobe Thai" w:cs="Adobe Thai"/>
        </w:rPr>
        <w:t xml:space="preserve"> et spiralées</w:t>
      </w:r>
      <w:r w:rsidRPr="00DE50E0">
        <w:rPr>
          <w:rFonts w:ascii="Adobe Thai" w:hAnsi="Adobe Thai" w:cs="Adobe Thai"/>
        </w:rPr>
        <w:t xml:space="preserve"> pour permettre une absorption basse fréquence optimale. Une méthode de comparaison des performances basses fréquences est proposée sur la base d’une métrique commune. Un code de calcul de l’impédance de surface basé sur </w:t>
      </w:r>
      <w:r w:rsidR="00FF419C" w:rsidRPr="00DE50E0">
        <w:rPr>
          <w:rFonts w:ascii="Adobe Thai" w:hAnsi="Adobe Thai" w:cs="Adobe Thai"/>
        </w:rPr>
        <w:t>le modèle de propagation de</w:t>
      </w:r>
      <w:r w:rsidR="006379F0" w:rsidRPr="00DE50E0">
        <w:rPr>
          <w:rFonts w:ascii="Adobe Thai" w:hAnsi="Adobe Thai" w:cs="Adobe Thai"/>
        </w:rPr>
        <w:t xml:space="preserve"> </w:t>
      </w:r>
      <w:proofErr w:type="spellStart"/>
      <w:r w:rsidR="006379F0" w:rsidRPr="00DE50E0">
        <w:rPr>
          <w:rFonts w:ascii="Adobe Thai" w:hAnsi="Adobe Thai" w:cs="Adobe Thai"/>
        </w:rPr>
        <w:t>Zwikker</w:t>
      </w:r>
      <w:proofErr w:type="spellEnd"/>
      <w:r w:rsidR="006379F0" w:rsidRPr="00DE50E0">
        <w:rPr>
          <w:rFonts w:ascii="Adobe Thai" w:hAnsi="Adobe Thai" w:cs="Adobe Thai"/>
        </w:rPr>
        <w:t xml:space="preserve"> et </w:t>
      </w:r>
      <w:proofErr w:type="spellStart"/>
      <w:r w:rsidR="006379F0" w:rsidRPr="00DE50E0">
        <w:rPr>
          <w:rFonts w:ascii="Adobe Thai" w:hAnsi="Adobe Thai" w:cs="Adobe Thai"/>
        </w:rPr>
        <w:t>Kosten</w:t>
      </w:r>
      <w:proofErr w:type="spellEnd"/>
      <w:r w:rsidR="00341A31" w:rsidRPr="00DE50E0">
        <w:rPr>
          <w:rFonts w:ascii="Adobe Thai" w:hAnsi="Adobe Thai" w:cs="Adobe Thai"/>
        </w:rPr>
        <w:t xml:space="preserve"> prenant en entrée </w:t>
      </w:r>
      <w:r w:rsidR="004D1C51" w:rsidRPr="00DE50E0">
        <w:rPr>
          <w:rFonts w:ascii="Adobe Thai" w:hAnsi="Adobe Thai" w:cs="Adobe Thai"/>
        </w:rPr>
        <w:t xml:space="preserve">les longueurs </w:t>
      </w:r>
      <w:r w:rsidR="00FF419C" w:rsidRPr="00DE50E0">
        <w:rPr>
          <w:rFonts w:ascii="Adobe Thai" w:hAnsi="Adobe Thai" w:cs="Adobe Thai"/>
        </w:rPr>
        <w:t>de ligne centrale des cavités.</w:t>
      </w:r>
      <w:r w:rsidR="0074596A" w:rsidRPr="00DE50E0">
        <w:rPr>
          <w:rFonts w:ascii="Adobe Thai" w:hAnsi="Adobe Thai" w:cs="Adobe Thai"/>
        </w:rPr>
        <w:t xml:space="preserve"> Par ce processus, </w:t>
      </w:r>
      <w:r w:rsidR="0074596A" w:rsidRPr="00B8152E">
        <w:rPr>
          <w:rFonts w:ascii="Adobe Thai" w:hAnsi="Adobe Thai" w:cs="Adobe Thai"/>
          <w:highlight w:val="cyan"/>
          <w:rPrChange w:id="477" w:author="Lopez, Maël" w:date="2023-12-22T11:20:00Z">
            <w:rPr>
              <w:rFonts w:ascii="Adobe Thai" w:hAnsi="Adobe Thai" w:cs="Adobe Thai"/>
            </w:rPr>
          </w:rPrChange>
        </w:rPr>
        <w:t>on</w:t>
      </w:r>
      <w:r w:rsidR="0074596A" w:rsidRPr="00DE50E0">
        <w:rPr>
          <w:rFonts w:ascii="Adobe Thai" w:hAnsi="Adobe Thai" w:cs="Adobe Thai"/>
        </w:rPr>
        <w:t xml:space="preserve"> arrive à </w:t>
      </w:r>
      <w:r w:rsidR="0004737F" w:rsidRPr="00DE50E0">
        <w:rPr>
          <w:rFonts w:ascii="Adobe Thai" w:hAnsi="Adobe Thai" w:cs="Adobe Thai"/>
        </w:rPr>
        <w:t xml:space="preserve">traiter </w:t>
      </w:r>
      <w:r w:rsidR="00C91EB8" w:rsidRPr="00DE50E0">
        <w:rPr>
          <w:rFonts w:ascii="Adobe Thai" w:hAnsi="Adobe Thai" w:cs="Adobe Thai"/>
        </w:rPr>
        <w:t>des longueurs d’ondes trois fois plus grandes, relativement à l’épaisseur du traitement</w:t>
      </w:r>
      <w:r w:rsidR="0004737F" w:rsidRPr="00DE50E0">
        <w:rPr>
          <w:rFonts w:ascii="Adobe Thai" w:hAnsi="Adobe Thai" w:cs="Adobe Thai"/>
        </w:rPr>
        <w:t>, qu’en utilisant des résonateurs de Helmholtz traditionnels.</w:t>
      </w:r>
    </w:p>
    <w:p w14:paraId="47826C83" w14:textId="6898EBB7" w:rsidR="00E548CD" w:rsidRDefault="00595F8F" w:rsidP="00E07642">
      <w:pPr>
        <w:spacing w:line="276" w:lineRule="auto"/>
        <w:jc w:val="both"/>
        <w:rPr>
          <w:rFonts w:ascii="Adobe Thai" w:hAnsi="Adobe Thai" w:cs="Adobe Thai"/>
        </w:rPr>
      </w:pPr>
      <w:proofErr w:type="spellStart"/>
      <w:r w:rsidRPr="00B8152E">
        <w:rPr>
          <w:rFonts w:ascii="Adobe Thai" w:hAnsi="Adobe Thai" w:cs="Adobe Thai"/>
          <w:highlight w:val="cyan"/>
          <w:rPrChange w:id="478" w:author="Lopez, Maël" w:date="2023-12-22T11:20:00Z">
            <w:rPr>
              <w:rFonts w:ascii="Adobe Thai" w:hAnsi="Adobe Thai" w:cs="Adobe Thai"/>
            </w:rPr>
          </w:rPrChange>
        </w:rPr>
        <w:t>Dilillo</w:t>
      </w:r>
      <w:proofErr w:type="spellEnd"/>
      <w:r w:rsidRPr="00DE50E0">
        <w:rPr>
          <w:rStyle w:val="Appeldenotedefin"/>
          <w:rFonts w:ascii="Adobe Thai" w:hAnsi="Adobe Thai" w:cs="Adobe Thai"/>
        </w:rPr>
        <w:endnoteReference w:id="44"/>
      </w:r>
      <w:r w:rsidRPr="00DE50E0">
        <w:rPr>
          <w:rFonts w:ascii="Adobe Thai" w:hAnsi="Adobe Thai" w:cs="Adobe Thai"/>
        </w:rPr>
        <w:t xml:space="preserve"> consacre une thèse à la conception et à la caractérisation d’une cellule optimisée pour l’absorption basse fréquence et large bande. Pour deux configurations optimisées, celui-ci obtient </w:t>
      </w:r>
      <w:commentRangeStart w:id="483"/>
      <w:r w:rsidRPr="00DE50E0">
        <w:rPr>
          <w:rFonts w:ascii="Adobe Thai" w:hAnsi="Adobe Thai" w:cs="Adobe Thai"/>
        </w:rPr>
        <w:t xml:space="preserve">une absorption parfaite pour les fréquences supérieures à une fréquence inférieure à la fréquence quart d'onde </w:t>
      </w:r>
      <w:commentRangeEnd w:id="483"/>
      <w:r w:rsidR="00B8152E">
        <w:rPr>
          <w:rStyle w:val="Marquedecommentaire"/>
        </w:rPr>
        <w:commentReference w:id="483"/>
      </w:r>
      <w:r w:rsidRPr="00DE50E0">
        <w:rPr>
          <w:rFonts w:ascii="Adobe Thai" w:hAnsi="Adobe Thai" w:cs="Adobe Thai"/>
        </w:rPr>
        <w:t>du traitement.</w:t>
      </w:r>
    </w:p>
    <w:p w14:paraId="1171C5E5" w14:textId="77777777" w:rsidR="00821B5F" w:rsidRPr="00DE50E0" w:rsidRDefault="00821B5F" w:rsidP="00E07642">
      <w:pPr>
        <w:spacing w:line="276" w:lineRule="auto"/>
        <w:jc w:val="both"/>
        <w:rPr>
          <w:rFonts w:ascii="Adobe Thai" w:hAnsi="Adobe Thai" w:cs="Adobe Thai"/>
        </w:rPr>
      </w:pPr>
    </w:p>
    <w:p w14:paraId="37F6AB24" w14:textId="24EED162" w:rsidR="00894FDC" w:rsidRPr="00DE50E0" w:rsidRDefault="00595F8F" w:rsidP="00E07642">
      <w:pPr>
        <w:pStyle w:val="Titre2"/>
        <w:spacing w:line="276" w:lineRule="auto"/>
        <w:rPr>
          <w:rFonts w:ascii="Adobe Thai" w:hAnsi="Adobe Thai" w:cs="Adobe Thai"/>
        </w:rPr>
      </w:pPr>
      <w:bookmarkStart w:id="484" w:name="_Toc153965134"/>
      <w:r w:rsidRPr="00DE50E0">
        <w:rPr>
          <w:rFonts w:ascii="Adobe Thai" w:hAnsi="Adobe Thai" w:cs="Adobe Thai"/>
        </w:rPr>
        <w:t xml:space="preserve">Matériaux à porosité </w:t>
      </w:r>
      <w:r w:rsidR="00FC67A7" w:rsidRPr="00DE50E0">
        <w:rPr>
          <w:rFonts w:ascii="Adobe Thai" w:hAnsi="Adobe Thai" w:cs="Adobe Thai"/>
        </w:rPr>
        <w:t>contrôlée</w:t>
      </w:r>
      <w:bookmarkEnd w:id="484"/>
    </w:p>
    <w:p w14:paraId="280BBD75" w14:textId="77777777" w:rsidR="00595F8F" w:rsidRPr="00DE50E0" w:rsidRDefault="00595F8F" w:rsidP="00E07642">
      <w:pPr>
        <w:spacing w:line="276" w:lineRule="auto"/>
        <w:rPr>
          <w:rFonts w:ascii="Adobe Thai" w:hAnsi="Adobe Thai" w:cs="Adobe Thai"/>
        </w:rPr>
      </w:pPr>
    </w:p>
    <w:p w14:paraId="3D54AC5F" w14:textId="5162D6DA" w:rsidR="00A879D2" w:rsidRPr="00DE50E0" w:rsidRDefault="00FC67A7" w:rsidP="00E07642">
      <w:pPr>
        <w:pStyle w:val="Titre3"/>
        <w:spacing w:line="276" w:lineRule="auto"/>
        <w:rPr>
          <w:rFonts w:ascii="Adobe Thai" w:hAnsi="Adobe Thai" w:cs="Adobe Thai"/>
        </w:rPr>
      </w:pPr>
      <w:bookmarkStart w:id="485" w:name="_Toc153965135"/>
      <w:r w:rsidRPr="00DE50E0">
        <w:rPr>
          <w:rFonts w:ascii="Adobe Thai" w:hAnsi="Adobe Thai" w:cs="Adobe Thai"/>
        </w:rPr>
        <w:t xml:space="preserve">Matériaux </w:t>
      </w:r>
      <w:proofErr w:type="spellStart"/>
      <w:r w:rsidRPr="00DE50E0">
        <w:rPr>
          <w:rFonts w:ascii="Adobe Thai" w:hAnsi="Adobe Thai" w:cs="Adobe Thai"/>
        </w:rPr>
        <w:t>m</w:t>
      </w:r>
      <w:r w:rsidR="00A879D2" w:rsidRPr="00DE50E0">
        <w:rPr>
          <w:rFonts w:ascii="Adobe Thai" w:hAnsi="Adobe Thai" w:cs="Adobe Thai"/>
        </w:rPr>
        <w:t>étaporeux</w:t>
      </w:r>
      <w:bookmarkEnd w:id="485"/>
      <w:proofErr w:type="spellEnd"/>
    </w:p>
    <w:p w14:paraId="6E261C4F" w14:textId="77777777" w:rsidR="00A879D2" w:rsidRPr="00DE50E0" w:rsidRDefault="00A879D2" w:rsidP="00E07642">
      <w:pPr>
        <w:spacing w:line="276" w:lineRule="auto"/>
        <w:rPr>
          <w:rFonts w:ascii="Adobe Thai" w:hAnsi="Adobe Thai" w:cs="Adobe Thai"/>
        </w:rPr>
      </w:pPr>
    </w:p>
    <w:p w14:paraId="24FBB064" w14:textId="0F3D9A82" w:rsidR="00A879D2" w:rsidRPr="00DE50E0" w:rsidRDefault="00A879D2" w:rsidP="00E07642">
      <w:pPr>
        <w:spacing w:line="276" w:lineRule="auto"/>
        <w:jc w:val="both"/>
        <w:rPr>
          <w:rFonts w:ascii="Adobe Thai" w:hAnsi="Adobe Thai" w:cs="Adobe Thai"/>
        </w:rPr>
      </w:pPr>
      <w:r w:rsidRPr="00DE50E0">
        <w:rPr>
          <w:rFonts w:ascii="Adobe Thai" w:hAnsi="Adobe Thai" w:cs="Adobe Thai"/>
        </w:rPr>
        <w:t xml:space="preserve">Une structure </w:t>
      </w:r>
      <w:proofErr w:type="spellStart"/>
      <w:r w:rsidRPr="00DE50E0">
        <w:rPr>
          <w:rFonts w:ascii="Adobe Thai" w:hAnsi="Adobe Thai" w:cs="Adobe Thai"/>
        </w:rPr>
        <w:t>métaporeuse</w:t>
      </w:r>
      <w:proofErr w:type="spellEnd"/>
      <w:r w:rsidRPr="00DE50E0">
        <w:rPr>
          <w:rFonts w:ascii="Adobe Thai" w:hAnsi="Adobe Thai" w:cs="Adobe Thai"/>
        </w:rPr>
        <w:t xml:space="preserve"> est proposée par </w:t>
      </w:r>
      <w:r w:rsidRPr="00DC1539">
        <w:rPr>
          <w:rFonts w:ascii="Adobe Thai" w:hAnsi="Adobe Thai" w:cs="Adobe Thai"/>
          <w:highlight w:val="cyan"/>
          <w:rPrChange w:id="486" w:author="Lopez, Maël" w:date="2023-12-22T11:28:00Z">
            <w:rPr>
              <w:rFonts w:ascii="Adobe Thai" w:hAnsi="Adobe Thai" w:cs="Adobe Thai"/>
            </w:rPr>
          </w:rPrChange>
        </w:rPr>
        <w:t xml:space="preserve">Jean </w:t>
      </w:r>
      <w:proofErr w:type="spellStart"/>
      <w:r w:rsidRPr="00DC1539">
        <w:rPr>
          <w:rFonts w:ascii="Adobe Thai" w:hAnsi="Adobe Thai" w:cs="Adobe Thai"/>
          <w:highlight w:val="cyan"/>
          <w:rPrChange w:id="487" w:author="Lopez, Maël" w:date="2023-12-22T11:28:00Z">
            <w:rPr>
              <w:rFonts w:ascii="Adobe Thai" w:hAnsi="Adobe Thai" w:cs="Adobe Thai"/>
            </w:rPr>
          </w:rPrChange>
        </w:rPr>
        <w:t>Boulvert</w:t>
      </w:r>
      <w:proofErr w:type="spellEnd"/>
      <w:r w:rsidRPr="00DE50E0">
        <w:rPr>
          <w:rStyle w:val="Appeldenotedefin"/>
          <w:rFonts w:ascii="Adobe Thai" w:hAnsi="Adobe Thai" w:cs="Adobe Thai"/>
        </w:rPr>
        <w:endnoteReference w:id="45"/>
      </w:r>
      <w:r w:rsidRPr="00DE50E0">
        <w:rPr>
          <w:rFonts w:ascii="Adobe Thai" w:hAnsi="Adobe Thai" w:cs="Adobe Thai"/>
        </w:rPr>
        <w:t xml:space="preserve">. La cellule élémentaire est une matrice rigide composée de 4 cavités hélicoïdales accordées à des fréquences différentes. L’utilisation de cavités repliées a pour effet d’allonger l’épaisseur acoustique effective du traitement. </w:t>
      </w:r>
      <w:r w:rsidR="0073683C" w:rsidRPr="00DE50E0">
        <w:rPr>
          <w:rFonts w:ascii="Adobe Thai" w:hAnsi="Adobe Thai" w:cs="Adobe Thai"/>
        </w:rPr>
        <w:t>Chaque</w:t>
      </w:r>
      <w:r w:rsidRPr="00DE50E0">
        <w:rPr>
          <w:rFonts w:ascii="Adobe Thai" w:hAnsi="Adobe Thai" w:cs="Adobe Thai"/>
        </w:rPr>
        <w:t xml:space="preserve"> cavité </w:t>
      </w:r>
      <w:r w:rsidR="0073683C" w:rsidRPr="00DE50E0">
        <w:rPr>
          <w:rFonts w:ascii="Adobe Thai" w:hAnsi="Adobe Thai" w:cs="Adobe Thai"/>
        </w:rPr>
        <w:t>est remplie</w:t>
      </w:r>
      <w:r w:rsidRPr="00DE50E0">
        <w:rPr>
          <w:rFonts w:ascii="Adobe Thai" w:hAnsi="Adobe Thai" w:cs="Adobe Thai"/>
        </w:rPr>
        <w:t xml:space="preserve"> par </w:t>
      </w:r>
      <w:r w:rsidR="0073683C" w:rsidRPr="00DE50E0">
        <w:rPr>
          <w:rFonts w:ascii="Adobe Thai" w:hAnsi="Adobe Thai" w:cs="Adobe Thai"/>
        </w:rPr>
        <w:t xml:space="preserve">un matériau poreux obtenu par impression 3D. Les paramètres d’impression tels que le taux de remplissage permettent d’obtenir des paramètres de fluide équivalent différents pour chaque cavité. Dans les matériaux poreux la célérité du son est moins élevée, ainsi la même épaisseur effective traite des fréquences plus basses. </w:t>
      </w:r>
      <w:r w:rsidR="00904F83" w:rsidRPr="00DE50E0">
        <w:rPr>
          <w:rFonts w:ascii="Adobe Thai" w:hAnsi="Adobe Thai" w:cs="Adobe Thai"/>
        </w:rPr>
        <w:t xml:space="preserve">Grâce à ses différentes propriétés, le traitement est large bande et peut absorber des fréquences plus basses qu’un résonateur quart d’onde </w:t>
      </w:r>
      <w:ins w:id="496" w:author="Lopez, Maël" w:date="2023-12-22T11:29:00Z">
        <w:r w:rsidR="006C2C4C">
          <w:rPr>
            <w:rFonts w:ascii="Adobe Thai" w:hAnsi="Adobe Thai" w:cs="Adobe Thai"/>
          </w:rPr>
          <w:t xml:space="preserve">conventionnel </w:t>
        </w:r>
      </w:ins>
      <w:r w:rsidR="00904F83" w:rsidRPr="00DE50E0">
        <w:rPr>
          <w:rFonts w:ascii="Adobe Thai" w:hAnsi="Adobe Thai" w:cs="Adobe Thai"/>
        </w:rPr>
        <w:t>de même épaisseur.</w:t>
      </w:r>
    </w:p>
    <w:p w14:paraId="711560F6" w14:textId="77777777" w:rsidR="00E548CD" w:rsidRPr="00DE50E0" w:rsidRDefault="00E548CD" w:rsidP="00E07642">
      <w:pPr>
        <w:spacing w:line="276" w:lineRule="auto"/>
        <w:jc w:val="both"/>
        <w:rPr>
          <w:rFonts w:ascii="Adobe Thai" w:hAnsi="Adobe Thai" w:cs="Adobe Thai"/>
        </w:rPr>
      </w:pPr>
    </w:p>
    <w:p w14:paraId="50F0C835" w14:textId="335BCA08" w:rsidR="00894FDC" w:rsidRPr="00DE50E0" w:rsidRDefault="00894FDC" w:rsidP="00E07642">
      <w:pPr>
        <w:pStyle w:val="Titre3"/>
        <w:spacing w:line="276" w:lineRule="auto"/>
        <w:rPr>
          <w:rFonts w:ascii="Adobe Thai" w:hAnsi="Adobe Thai" w:cs="Adobe Thai"/>
        </w:rPr>
      </w:pPr>
      <w:bookmarkStart w:id="497" w:name="_Toc153965136"/>
      <w:r w:rsidRPr="00DE50E0">
        <w:rPr>
          <w:rFonts w:ascii="Adobe Thai" w:hAnsi="Adobe Thai" w:cs="Adobe Thai"/>
        </w:rPr>
        <w:lastRenderedPageBreak/>
        <w:t>Matériau</w:t>
      </w:r>
      <w:r w:rsidR="00FC67A7" w:rsidRPr="00DE50E0">
        <w:rPr>
          <w:rFonts w:ascii="Adobe Thai" w:hAnsi="Adobe Thai" w:cs="Adobe Thai"/>
        </w:rPr>
        <w:t>x</w:t>
      </w:r>
      <w:r w:rsidRPr="00DE50E0">
        <w:rPr>
          <w:rFonts w:ascii="Adobe Thai" w:hAnsi="Adobe Thai" w:cs="Adobe Thai"/>
        </w:rPr>
        <w:t xml:space="preserve"> à double porosité</w:t>
      </w:r>
      <w:bookmarkEnd w:id="497"/>
    </w:p>
    <w:p w14:paraId="7D069BF6" w14:textId="77777777" w:rsidR="00AE7893" w:rsidRPr="00DE50E0" w:rsidRDefault="00AE7893" w:rsidP="00E07642">
      <w:pPr>
        <w:spacing w:line="276" w:lineRule="auto"/>
        <w:rPr>
          <w:rFonts w:ascii="Adobe Thai" w:hAnsi="Adobe Thai" w:cs="Adobe Thai"/>
        </w:rPr>
      </w:pPr>
    </w:p>
    <w:p w14:paraId="60848F6E" w14:textId="688153B5" w:rsidR="00341C25" w:rsidRPr="00DE50E0" w:rsidRDefault="00AE7893" w:rsidP="00E07642">
      <w:pPr>
        <w:spacing w:line="276" w:lineRule="auto"/>
        <w:jc w:val="both"/>
        <w:rPr>
          <w:rFonts w:ascii="Adobe Thai" w:hAnsi="Adobe Thai" w:cs="Adobe Thai"/>
        </w:rPr>
      </w:pPr>
      <w:commentRangeStart w:id="498"/>
      <w:r w:rsidRPr="00DE50E0">
        <w:rPr>
          <w:rFonts w:ascii="Adobe Thai" w:hAnsi="Adobe Thai" w:cs="Adobe Thai"/>
        </w:rPr>
        <w:t xml:space="preserve">Les matériaux à double porosité </w:t>
      </w:r>
      <w:commentRangeEnd w:id="498"/>
      <w:r w:rsidR="00235DEC">
        <w:rPr>
          <w:rStyle w:val="Marquedecommentaire"/>
        </w:rPr>
        <w:commentReference w:id="498"/>
      </w:r>
      <w:r w:rsidRPr="00DE50E0">
        <w:rPr>
          <w:rFonts w:ascii="Adobe Thai" w:hAnsi="Adobe Thai" w:cs="Adobe Thai"/>
        </w:rPr>
        <w:t xml:space="preserve">sont composés de pores dont les dimensions se situent à différentes échelles : l’une </w:t>
      </w:r>
      <w:proofErr w:type="spellStart"/>
      <w:r w:rsidRPr="00DE50E0">
        <w:rPr>
          <w:rFonts w:ascii="Adobe Thai" w:hAnsi="Adobe Thai" w:cs="Adobe Thai"/>
        </w:rPr>
        <w:t>mésoscopique</w:t>
      </w:r>
      <w:proofErr w:type="spellEnd"/>
      <w:r w:rsidRPr="00DE50E0">
        <w:rPr>
          <w:rFonts w:ascii="Adobe Thai" w:hAnsi="Adobe Thai" w:cs="Adobe Thai"/>
        </w:rPr>
        <w:t xml:space="preserve"> (diamètre de pore de l’ordre de 1 mm) et l’autre microscopique (diamètre de pore de l’ordre de 1 µm).</w:t>
      </w:r>
      <w:r w:rsidR="000975B2" w:rsidRPr="00DE50E0">
        <w:rPr>
          <w:rFonts w:ascii="Adobe Thai" w:hAnsi="Adobe Thai" w:cs="Adobe Thai"/>
        </w:rPr>
        <w:t xml:space="preserve"> </w:t>
      </w:r>
      <w:r w:rsidR="00341C25" w:rsidRPr="00DE50E0">
        <w:rPr>
          <w:rFonts w:ascii="Adobe Thai" w:hAnsi="Adobe Thai" w:cs="Adobe Thai"/>
        </w:rPr>
        <w:t>Un matériau à double porosité a été développé par Zhao et al</w:t>
      </w:r>
      <w:r w:rsidR="00341C25" w:rsidRPr="00DE50E0">
        <w:rPr>
          <w:rStyle w:val="Appeldenotedefin"/>
          <w:rFonts w:ascii="Adobe Thai" w:hAnsi="Adobe Thai" w:cs="Adobe Thai"/>
        </w:rPr>
        <w:endnoteReference w:id="46"/>
      </w:r>
      <w:r w:rsidR="00341C25" w:rsidRPr="00DE50E0">
        <w:rPr>
          <w:rFonts w:ascii="Adobe Thai" w:hAnsi="Adobe Thai" w:cs="Adobe Thai"/>
        </w:rPr>
        <w:t>. Ce matériau est constitué d’une partie remplie de mousse mélamine et d’une autre formant une cavité repliée de type Fabry-Perrot</w:t>
      </w:r>
      <w:r w:rsidR="000975B2" w:rsidRPr="00DE50E0">
        <w:rPr>
          <w:rFonts w:ascii="Adobe Thai" w:hAnsi="Adobe Thai" w:cs="Adobe Thai"/>
        </w:rPr>
        <w:t>. L’efficacité de ce traitement est comparée à celle de la cavité quart d'onde remplie de mousse ayant la même épaisseur ainsi qu’à celle de la cavité repliée seule. Le spectre d’absorption est dominé par la cavité repliée bien qu’on observe un couplage de deux niveaux de porosité à hautes fréquences.</w:t>
      </w:r>
    </w:p>
    <w:p w14:paraId="67314748" w14:textId="77777777" w:rsidR="00813CD6" w:rsidRPr="00DE50E0" w:rsidRDefault="00813CD6" w:rsidP="00E07642">
      <w:pPr>
        <w:spacing w:line="276" w:lineRule="auto"/>
        <w:jc w:val="both"/>
        <w:rPr>
          <w:rFonts w:ascii="Adobe Thai" w:hAnsi="Adobe Thai" w:cs="Adobe Thai"/>
        </w:rPr>
      </w:pPr>
    </w:p>
    <w:p w14:paraId="7E44AD9F" w14:textId="5A7A544F" w:rsidR="005B3EA9" w:rsidRPr="00DE50E0" w:rsidRDefault="00FC67A7" w:rsidP="00E07642">
      <w:pPr>
        <w:pStyle w:val="Titre3"/>
        <w:spacing w:line="276" w:lineRule="auto"/>
        <w:rPr>
          <w:rFonts w:ascii="Adobe Thai" w:hAnsi="Adobe Thai" w:cs="Adobe Thai"/>
        </w:rPr>
      </w:pPr>
      <w:bookmarkStart w:id="504" w:name="_Toc153965137"/>
      <w:r w:rsidRPr="00DE50E0">
        <w:rPr>
          <w:rFonts w:ascii="Adobe Thai" w:hAnsi="Adobe Thai" w:cs="Adobe Thai"/>
        </w:rPr>
        <w:t>Optimisation d’une s</w:t>
      </w:r>
      <w:r w:rsidR="005B3EA9" w:rsidRPr="00DE50E0">
        <w:rPr>
          <w:rFonts w:ascii="Adobe Thai" w:hAnsi="Adobe Thai" w:cs="Adobe Thai"/>
        </w:rPr>
        <w:t>tructure poreuse multicouche</w:t>
      </w:r>
      <w:bookmarkEnd w:id="504"/>
    </w:p>
    <w:p w14:paraId="51D1CEE8" w14:textId="77777777" w:rsidR="005B3EA9" w:rsidRPr="00DE50E0" w:rsidRDefault="005B3EA9" w:rsidP="00E07642">
      <w:pPr>
        <w:spacing w:line="276" w:lineRule="auto"/>
        <w:jc w:val="both"/>
        <w:rPr>
          <w:rFonts w:ascii="Adobe Thai" w:hAnsi="Adobe Thai" w:cs="Adobe Thai"/>
        </w:rPr>
      </w:pPr>
    </w:p>
    <w:p w14:paraId="6F9351F7" w14:textId="77777777" w:rsidR="00CA4D2E" w:rsidRPr="00DE50E0" w:rsidRDefault="005B3EA9" w:rsidP="00E07642">
      <w:pPr>
        <w:spacing w:line="276" w:lineRule="auto"/>
        <w:jc w:val="both"/>
        <w:rPr>
          <w:rFonts w:ascii="Adobe Thai" w:hAnsi="Adobe Thai" w:cs="Adobe Thai"/>
        </w:rPr>
      </w:pPr>
      <w:r w:rsidRPr="00DE50E0">
        <w:rPr>
          <w:rFonts w:ascii="Adobe Thai" w:hAnsi="Adobe Thai" w:cs="Adobe Thai"/>
        </w:rPr>
        <w:t xml:space="preserve">Une structure multicouche </w:t>
      </w:r>
      <w:r w:rsidR="00564056" w:rsidRPr="00DE50E0">
        <w:rPr>
          <w:rFonts w:ascii="Adobe Thai" w:hAnsi="Adobe Thai" w:cs="Adobe Thai"/>
        </w:rPr>
        <w:t>a été réalisée</w:t>
      </w:r>
      <w:r w:rsidR="00CA4D2E" w:rsidRPr="00DE50E0">
        <w:rPr>
          <w:rStyle w:val="Appeldenotedefin"/>
          <w:rFonts w:ascii="Adobe Thai" w:hAnsi="Adobe Thai" w:cs="Adobe Thai"/>
        </w:rPr>
        <w:endnoteReference w:id="47"/>
      </w:r>
      <w:r w:rsidR="00564056" w:rsidRPr="00DE50E0">
        <w:rPr>
          <w:rFonts w:ascii="Adobe Thai" w:hAnsi="Adobe Thai" w:cs="Adobe Thai"/>
        </w:rPr>
        <w:t xml:space="preserve"> en superposant des couches de matériaux dont les perforations carrées sont de différentes tailles. Les propriétés de chaque couche sont décrites par un modèle de fluide équivalent issu de la théorie JCA. Le comportement de la structure est obtenu par la méthode des matrices de transfert. On choisit les dimensions des perforations de chaque couche de sorte à obtenir une absorption idéale, large-bande et basse fréquence.</w:t>
      </w:r>
      <w:r w:rsidR="00CA4D2E" w:rsidRPr="00DE50E0">
        <w:rPr>
          <w:rFonts w:ascii="Adobe Thai" w:hAnsi="Adobe Thai" w:cs="Adobe Thai"/>
        </w:rPr>
        <w:t xml:space="preserve"> </w:t>
      </w:r>
    </w:p>
    <w:p w14:paraId="420C5C29" w14:textId="51A3E13A" w:rsidR="00CA4D2E" w:rsidRPr="00DE50E0" w:rsidRDefault="00CA4D2E" w:rsidP="00E07642">
      <w:pPr>
        <w:spacing w:line="276" w:lineRule="auto"/>
        <w:jc w:val="both"/>
        <w:rPr>
          <w:rFonts w:ascii="Adobe Thai" w:hAnsi="Adobe Thai" w:cs="Adobe Thai"/>
        </w:rPr>
      </w:pPr>
      <w:r w:rsidRPr="00DE50E0">
        <w:rPr>
          <w:rFonts w:ascii="Adobe Thai" w:hAnsi="Adobe Thai" w:cs="Adobe Thai"/>
          <w:noProof/>
        </w:rPr>
        <w:drawing>
          <wp:anchor distT="0" distB="0" distL="114300" distR="114300" simplePos="0" relativeHeight="251673600" behindDoc="0" locked="0" layoutInCell="1" allowOverlap="1" wp14:anchorId="14DE2BA5" wp14:editId="48BF8FE2">
            <wp:simplePos x="0" y="0"/>
            <wp:positionH relativeFrom="column">
              <wp:posOffset>2046605</wp:posOffset>
            </wp:positionH>
            <wp:positionV relativeFrom="paragraph">
              <wp:posOffset>10160</wp:posOffset>
            </wp:positionV>
            <wp:extent cx="1657350" cy="1890713"/>
            <wp:effectExtent l="0" t="0" r="0" b="0"/>
            <wp:wrapSquare wrapText="bothSides"/>
            <wp:docPr id="668461959" name="Image 1" descr="Une image contenant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461959" name="Image 1" descr="Une image contenant texte&#10;&#10;Description générée automatiquement"/>
                    <pic:cNvPicPr/>
                  </pic:nvPicPr>
                  <pic:blipFill>
                    <a:blip r:embed="rId36">
                      <a:extLst>
                        <a:ext uri="{28A0092B-C50C-407E-A947-70E740481C1C}">
                          <a14:useLocalDpi xmlns:a14="http://schemas.microsoft.com/office/drawing/2010/main" val="0"/>
                        </a:ext>
                      </a:extLst>
                    </a:blip>
                    <a:stretch>
                      <a:fillRect/>
                    </a:stretch>
                  </pic:blipFill>
                  <pic:spPr>
                    <a:xfrm>
                      <a:off x="0" y="0"/>
                      <a:ext cx="1657350" cy="1890713"/>
                    </a:xfrm>
                    <a:prstGeom prst="rect">
                      <a:avLst/>
                    </a:prstGeom>
                  </pic:spPr>
                </pic:pic>
              </a:graphicData>
            </a:graphic>
          </wp:anchor>
        </w:drawing>
      </w:r>
    </w:p>
    <w:p w14:paraId="69A6BEE3" w14:textId="79A784CB" w:rsidR="00CA4D2E" w:rsidRPr="00DE50E0" w:rsidRDefault="00CA4D2E" w:rsidP="00E07642">
      <w:pPr>
        <w:spacing w:line="276" w:lineRule="auto"/>
        <w:jc w:val="both"/>
        <w:rPr>
          <w:rFonts w:ascii="Adobe Thai" w:hAnsi="Adobe Thai" w:cs="Adobe Thai"/>
        </w:rPr>
      </w:pPr>
    </w:p>
    <w:p w14:paraId="44046AD0" w14:textId="77777777" w:rsidR="00CA4D2E" w:rsidRPr="00DE50E0" w:rsidRDefault="00CA4D2E" w:rsidP="00E07642">
      <w:pPr>
        <w:spacing w:line="276" w:lineRule="auto"/>
        <w:jc w:val="both"/>
        <w:rPr>
          <w:rFonts w:ascii="Adobe Thai" w:hAnsi="Adobe Thai" w:cs="Adobe Thai"/>
        </w:rPr>
      </w:pPr>
    </w:p>
    <w:p w14:paraId="433244D9" w14:textId="357B50E1" w:rsidR="00CA4D2E" w:rsidRPr="00DE50E0" w:rsidRDefault="00CA4D2E" w:rsidP="00E07642">
      <w:pPr>
        <w:spacing w:line="276" w:lineRule="auto"/>
        <w:jc w:val="both"/>
        <w:rPr>
          <w:rFonts w:ascii="Adobe Thai" w:hAnsi="Adobe Thai" w:cs="Adobe Thai"/>
        </w:rPr>
      </w:pPr>
    </w:p>
    <w:p w14:paraId="511EA3B5" w14:textId="77777777" w:rsidR="00CA4D2E" w:rsidRPr="00DE50E0" w:rsidRDefault="00CA4D2E" w:rsidP="00E07642">
      <w:pPr>
        <w:spacing w:line="276" w:lineRule="auto"/>
        <w:jc w:val="both"/>
        <w:rPr>
          <w:rFonts w:ascii="Adobe Thai" w:hAnsi="Adobe Thai" w:cs="Adobe Thai"/>
        </w:rPr>
      </w:pPr>
    </w:p>
    <w:p w14:paraId="55A1F644" w14:textId="77777777" w:rsidR="00CA4D2E" w:rsidRPr="00DE50E0" w:rsidRDefault="00CA4D2E" w:rsidP="00E07642">
      <w:pPr>
        <w:spacing w:line="276" w:lineRule="auto"/>
        <w:jc w:val="both"/>
        <w:rPr>
          <w:rFonts w:ascii="Adobe Thai" w:hAnsi="Adobe Thai" w:cs="Adobe Thai"/>
        </w:rPr>
      </w:pPr>
    </w:p>
    <w:p w14:paraId="1A27E8BE" w14:textId="77777777" w:rsidR="00CA4D2E" w:rsidRPr="00DE50E0" w:rsidRDefault="00CA4D2E" w:rsidP="00E07642">
      <w:pPr>
        <w:spacing w:line="276" w:lineRule="auto"/>
        <w:jc w:val="both"/>
        <w:rPr>
          <w:rFonts w:ascii="Adobe Thai" w:hAnsi="Adobe Thai" w:cs="Adobe Thai"/>
        </w:rPr>
      </w:pPr>
    </w:p>
    <w:p w14:paraId="52ED3440" w14:textId="4F2AB753" w:rsidR="00CA4D2E" w:rsidRPr="00DE50E0" w:rsidRDefault="00CA4D2E" w:rsidP="00E07642">
      <w:pPr>
        <w:spacing w:line="276" w:lineRule="auto"/>
        <w:jc w:val="center"/>
        <w:rPr>
          <w:rStyle w:val="Accentuationlgre"/>
          <w:rFonts w:ascii="Adobe Thai" w:hAnsi="Adobe Thai" w:cs="Adobe Thai"/>
        </w:rPr>
      </w:pPr>
      <w:r w:rsidRPr="00DE50E0">
        <w:rPr>
          <w:rStyle w:val="Accentuationlgre"/>
          <w:rFonts w:ascii="Adobe Thai" w:hAnsi="Adobe Thai" w:cs="Adobe Thai"/>
        </w:rPr>
        <w:t>Figure </w:t>
      </w:r>
      <w:r w:rsidR="005F2EE3" w:rsidRPr="00DE50E0">
        <w:rPr>
          <w:rStyle w:val="Accentuationlgre"/>
          <w:rFonts w:ascii="Adobe Thai" w:hAnsi="Adobe Thai" w:cs="Adobe Thai"/>
        </w:rPr>
        <w:t xml:space="preserve">17 </w:t>
      </w:r>
      <w:r w:rsidRPr="00DE50E0">
        <w:rPr>
          <w:rStyle w:val="Accentuationlgre"/>
          <w:rFonts w:ascii="Adobe Thai" w:hAnsi="Adobe Thai" w:cs="Adobe Thai"/>
        </w:rPr>
        <w:t>: Illustration de la solution multicouche (30) obtenue par optimisation basses fréquences</w:t>
      </w:r>
    </w:p>
    <w:p w14:paraId="5AB44407" w14:textId="3DED47ED" w:rsidR="005B3EA9" w:rsidRPr="00DE50E0" w:rsidRDefault="00CA4D2E" w:rsidP="00E07642">
      <w:pPr>
        <w:spacing w:line="276" w:lineRule="auto"/>
        <w:jc w:val="both"/>
        <w:rPr>
          <w:rFonts w:ascii="Adobe Thai" w:hAnsi="Adobe Thai" w:cs="Adobe Thai"/>
        </w:rPr>
      </w:pPr>
      <w:r w:rsidRPr="00DE50E0">
        <w:rPr>
          <w:rFonts w:ascii="Adobe Thai" w:hAnsi="Adobe Thai" w:cs="Adobe Thai"/>
        </w:rPr>
        <w:t xml:space="preserve">L’optimisation basse fréquence permet de diminuer considérablement la fréquence du premier pic tout en maintenant une absorption correcte pour les fréquences médiums hautes, tandis que l’optimisation large bande permet d’obtenir une absorption parfaite à partir de la fréquence quart d'onde. Cette méthode permet donc d’obtenir différentes solutions efficaces qui s’adaptent au besoin </w:t>
      </w:r>
      <w:proofErr w:type="gramStart"/>
      <w:r w:rsidRPr="00DE50E0">
        <w:rPr>
          <w:rFonts w:ascii="Adobe Thai" w:hAnsi="Adobe Thai" w:cs="Adobe Thai"/>
        </w:rPr>
        <w:t>formulé</w:t>
      </w:r>
      <w:proofErr w:type="gramEnd"/>
      <w:r w:rsidRPr="00DE50E0">
        <w:rPr>
          <w:rFonts w:ascii="Adobe Thai" w:hAnsi="Adobe Thai" w:cs="Adobe Thai"/>
        </w:rPr>
        <w:t>.</w:t>
      </w:r>
    </w:p>
    <w:p w14:paraId="1042AA85" w14:textId="77777777" w:rsidR="00AE7893" w:rsidRPr="00DE50E0" w:rsidRDefault="00AE7893" w:rsidP="00E07642">
      <w:pPr>
        <w:spacing w:line="276" w:lineRule="auto"/>
        <w:rPr>
          <w:rFonts w:ascii="Adobe Thai" w:hAnsi="Adobe Thai" w:cs="Adobe Thai"/>
        </w:rPr>
      </w:pPr>
    </w:p>
    <w:p w14:paraId="42E482F5" w14:textId="7DDAD5A5" w:rsidR="00CA4D2E" w:rsidRPr="00DE50E0" w:rsidRDefault="00CA4D2E" w:rsidP="00E07642">
      <w:pPr>
        <w:spacing w:line="276" w:lineRule="auto"/>
        <w:rPr>
          <w:rFonts w:ascii="Adobe Thai" w:hAnsi="Adobe Thai" w:cs="Adobe Thai"/>
        </w:rPr>
      </w:pPr>
    </w:p>
    <w:p w14:paraId="050B2AD9" w14:textId="77777777" w:rsidR="00CA4D2E" w:rsidRPr="00DE50E0" w:rsidRDefault="00CA4D2E" w:rsidP="00E07642">
      <w:pPr>
        <w:spacing w:line="276" w:lineRule="auto"/>
        <w:rPr>
          <w:rFonts w:ascii="Adobe Thai" w:hAnsi="Adobe Thai" w:cs="Adobe Thai"/>
          <w:noProof/>
        </w:rPr>
      </w:pPr>
    </w:p>
    <w:p w14:paraId="38F28D83" w14:textId="77777777" w:rsidR="00CA4D2E" w:rsidRPr="00DE50E0" w:rsidRDefault="00CA4D2E" w:rsidP="00E07642">
      <w:pPr>
        <w:spacing w:line="276" w:lineRule="auto"/>
        <w:rPr>
          <w:rFonts w:ascii="Adobe Thai" w:hAnsi="Adobe Thai" w:cs="Adobe Thai"/>
          <w:noProof/>
        </w:rPr>
      </w:pPr>
    </w:p>
    <w:p w14:paraId="430EF922" w14:textId="77777777" w:rsidR="00CA4D2E" w:rsidRPr="00DE50E0" w:rsidRDefault="00CA4D2E" w:rsidP="00E07642">
      <w:pPr>
        <w:spacing w:line="276" w:lineRule="auto"/>
        <w:rPr>
          <w:rFonts w:ascii="Adobe Thai" w:hAnsi="Adobe Thai" w:cs="Adobe Thai"/>
          <w:noProof/>
        </w:rPr>
      </w:pPr>
    </w:p>
    <w:p w14:paraId="175D85FE" w14:textId="77777777" w:rsidR="00CA4D2E" w:rsidRPr="00DE50E0" w:rsidRDefault="00CA4D2E" w:rsidP="00E07642">
      <w:pPr>
        <w:spacing w:line="276" w:lineRule="auto"/>
        <w:rPr>
          <w:rFonts w:ascii="Adobe Thai" w:hAnsi="Adobe Thai" w:cs="Adobe Thai"/>
          <w:noProof/>
        </w:rPr>
      </w:pPr>
    </w:p>
    <w:p w14:paraId="23EB9E45" w14:textId="77777777" w:rsidR="00CA4D2E" w:rsidRPr="00DE50E0" w:rsidRDefault="00CA4D2E" w:rsidP="00E07642">
      <w:pPr>
        <w:spacing w:line="276" w:lineRule="auto"/>
        <w:rPr>
          <w:rFonts w:ascii="Adobe Thai" w:hAnsi="Adobe Thai" w:cs="Adobe Thai"/>
          <w:noProof/>
        </w:rPr>
      </w:pPr>
    </w:p>
    <w:p w14:paraId="0BFE9428" w14:textId="46645441" w:rsidR="00CA4D2E" w:rsidRPr="00DE50E0" w:rsidRDefault="00CA4D2E" w:rsidP="00E07642">
      <w:pPr>
        <w:spacing w:line="276" w:lineRule="auto"/>
        <w:rPr>
          <w:rFonts w:ascii="Adobe Thai" w:hAnsi="Adobe Thai" w:cs="Adobe Thai"/>
        </w:rPr>
      </w:pPr>
    </w:p>
    <w:p w14:paraId="02CB8C7F" w14:textId="77777777" w:rsidR="00CA4D2E" w:rsidRPr="00DE50E0" w:rsidRDefault="00CA4D2E" w:rsidP="00E07642">
      <w:pPr>
        <w:spacing w:line="276" w:lineRule="auto"/>
        <w:rPr>
          <w:rFonts w:ascii="Adobe Thai" w:hAnsi="Adobe Thai" w:cs="Adobe Thai"/>
        </w:rPr>
      </w:pPr>
    </w:p>
    <w:p w14:paraId="164FA296" w14:textId="77777777" w:rsidR="00CA4D2E" w:rsidRPr="00DE50E0" w:rsidRDefault="00CA4D2E" w:rsidP="00E07642">
      <w:pPr>
        <w:spacing w:line="276" w:lineRule="auto"/>
        <w:rPr>
          <w:rFonts w:ascii="Adobe Thai" w:hAnsi="Adobe Thai" w:cs="Adobe Thai"/>
        </w:rPr>
      </w:pPr>
    </w:p>
    <w:p w14:paraId="4399A28B" w14:textId="77777777" w:rsidR="00821B5F" w:rsidRDefault="005A369C" w:rsidP="00E07642">
      <w:pPr>
        <w:pStyle w:val="Titre2"/>
        <w:spacing w:line="276" w:lineRule="auto"/>
        <w:rPr>
          <w:rFonts w:ascii="Adobe Thai" w:hAnsi="Adobe Thai" w:cs="Adobe Thai"/>
        </w:rPr>
      </w:pPr>
      <w:bookmarkStart w:id="515" w:name="_Toc153965138"/>
      <w:commentRangeStart w:id="516"/>
      <w:commentRangeEnd w:id="516"/>
      <w:r>
        <w:rPr>
          <w:rStyle w:val="Marquedecommentaire"/>
          <w:rFonts w:asciiTheme="minorHAnsi" w:eastAsiaTheme="minorHAnsi" w:hAnsiTheme="minorHAnsi" w:cstheme="minorBidi"/>
          <w:color w:val="auto"/>
        </w:rPr>
        <w:commentReference w:id="516"/>
      </w:r>
    </w:p>
    <w:p w14:paraId="51E5F9A0" w14:textId="77777777" w:rsidR="00821B5F" w:rsidRDefault="00821B5F" w:rsidP="00E07642">
      <w:pPr>
        <w:pStyle w:val="Titre2"/>
        <w:spacing w:line="276" w:lineRule="auto"/>
        <w:rPr>
          <w:rFonts w:ascii="Adobe Thai" w:hAnsi="Adobe Thai" w:cs="Adobe Thai"/>
        </w:rPr>
      </w:pPr>
    </w:p>
    <w:p w14:paraId="78BAB591" w14:textId="77FD77B3" w:rsidR="00ED70CB" w:rsidRPr="00DE50E0" w:rsidRDefault="00894FDC" w:rsidP="00E07642">
      <w:pPr>
        <w:pStyle w:val="Titre2"/>
        <w:spacing w:line="276" w:lineRule="auto"/>
        <w:rPr>
          <w:rFonts w:ascii="Adobe Thai" w:hAnsi="Adobe Thai" w:cs="Adobe Thai"/>
        </w:rPr>
      </w:pPr>
      <w:r w:rsidRPr="00DE50E0">
        <w:rPr>
          <w:rFonts w:ascii="Adobe Thai" w:hAnsi="Adobe Thai" w:cs="Adobe Thai"/>
        </w:rPr>
        <w:t xml:space="preserve">Solutions à </w:t>
      </w:r>
      <w:commentRangeStart w:id="517"/>
      <w:commentRangeStart w:id="518"/>
      <w:commentRangeStart w:id="519"/>
      <w:r w:rsidRPr="00DE50E0">
        <w:rPr>
          <w:rFonts w:ascii="Adobe Thai" w:hAnsi="Adobe Thai" w:cs="Adobe Thai"/>
        </w:rPr>
        <w:t>réduction de célérité</w:t>
      </w:r>
      <w:bookmarkEnd w:id="515"/>
      <w:commentRangeEnd w:id="517"/>
      <w:r w:rsidR="005A369C">
        <w:rPr>
          <w:rStyle w:val="Marquedecommentaire"/>
          <w:rFonts w:asciiTheme="minorHAnsi" w:eastAsiaTheme="minorHAnsi" w:hAnsiTheme="minorHAnsi" w:cstheme="minorBidi"/>
          <w:color w:val="auto"/>
        </w:rPr>
        <w:commentReference w:id="517"/>
      </w:r>
      <w:commentRangeEnd w:id="518"/>
      <w:r w:rsidR="005A369C">
        <w:rPr>
          <w:rStyle w:val="Marquedecommentaire"/>
          <w:rFonts w:asciiTheme="minorHAnsi" w:eastAsiaTheme="minorHAnsi" w:hAnsiTheme="minorHAnsi" w:cstheme="minorBidi"/>
          <w:color w:val="auto"/>
        </w:rPr>
        <w:commentReference w:id="518"/>
      </w:r>
      <w:commentRangeEnd w:id="519"/>
      <w:r w:rsidR="00F27B19">
        <w:rPr>
          <w:rStyle w:val="Marquedecommentaire"/>
          <w:rFonts w:asciiTheme="minorHAnsi" w:eastAsiaTheme="minorHAnsi" w:hAnsiTheme="minorHAnsi" w:cstheme="minorBidi"/>
          <w:color w:val="auto"/>
        </w:rPr>
        <w:commentReference w:id="519"/>
      </w:r>
    </w:p>
    <w:p w14:paraId="0647B115" w14:textId="77777777" w:rsidR="0027661D" w:rsidRPr="00DE50E0" w:rsidRDefault="0027661D" w:rsidP="00E07642">
      <w:pPr>
        <w:spacing w:line="276" w:lineRule="auto"/>
        <w:jc w:val="both"/>
        <w:rPr>
          <w:rFonts w:ascii="Adobe Thai" w:hAnsi="Adobe Thai" w:cs="Adobe Thai"/>
        </w:rPr>
      </w:pPr>
    </w:p>
    <w:p w14:paraId="2CCD11B9" w14:textId="77777777" w:rsidR="0027661D" w:rsidRPr="00DE50E0" w:rsidRDefault="0027661D" w:rsidP="00E07642">
      <w:pPr>
        <w:spacing w:line="276" w:lineRule="auto"/>
        <w:jc w:val="both"/>
        <w:rPr>
          <w:rFonts w:ascii="Adobe Thai" w:hAnsi="Adobe Thai" w:cs="Adobe Thai"/>
        </w:rPr>
      </w:pPr>
      <w:r w:rsidRPr="00DE50E0">
        <w:rPr>
          <w:rFonts w:ascii="Adobe Thai" w:hAnsi="Adobe Thai" w:cs="Adobe Thai"/>
        </w:rPr>
        <w:t xml:space="preserve">Comme </w:t>
      </w:r>
      <w:r w:rsidRPr="006C2C4C">
        <w:rPr>
          <w:rFonts w:ascii="Adobe Thai" w:hAnsi="Adobe Thai" w:cs="Adobe Thai"/>
          <w:highlight w:val="cyan"/>
          <w:rPrChange w:id="520" w:author="Lopez, Maël" w:date="2023-12-22T11:31:00Z">
            <w:rPr>
              <w:rFonts w:ascii="Adobe Thai" w:hAnsi="Adobe Thai" w:cs="Adobe Thai"/>
            </w:rPr>
          </w:rPrChange>
        </w:rPr>
        <w:t>on</w:t>
      </w:r>
      <w:r w:rsidRPr="00DE50E0">
        <w:rPr>
          <w:rFonts w:ascii="Adobe Thai" w:hAnsi="Adobe Thai" w:cs="Adobe Thai"/>
        </w:rPr>
        <w:t xml:space="preserve"> l’a vu précédemment, la célérité des ondes est reliée aux autres grandeurs de l’acoustique telles que la densité ou le module d’incompressibilité. Puisque la prise en compte des pertes nécessite la redéfinition de ces grandeurs, </w:t>
      </w:r>
      <w:r w:rsidRPr="005A369C">
        <w:rPr>
          <w:rFonts w:ascii="Adobe Thai" w:hAnsi="Adobe Thai" w:cs="Adobe Thai"/>
          <w:highlight w:val="cyan"/>
          <w:rPrChange w:id="521" w:author="Lopez, Maël" w:date="2023-12-22T11:32:00Z">
            <w:rPr>
              <w:rFonts w:ascii="Adobe Thai" w:hAnsi="Adobe Thai" w:cs="Adobe Thai"/>
            </w:rPr>
          </w:rPrChange>
        </w:rPr>
        <w:t>il</w:t>
      </w:r>
      <w:r w:rsidRPr="00DE50E0">
        <w:rPr>
          <w:rFonts w:ascii="Adobe Thai" w:hAnsi="Adobe Thai" w:cs="Adobe Thai"/>
        </w:rPr>
        <w:t xml:space="preserve"> est naturel que ces modifications se répercutent sur la formulation de la célérité des ondes. </w:t>
      </w:r>
      <w:commentRangeStart w:id="522"/>
      <w:r w:rsidRPr="00DE50E0">
        <w:rPr>
          <w:rFonts w:ascii="Adobe Thai" w:hAnsi="Adobe Thai" w:cs="Adobe Thai"/>
        </w:rPr>
        <w:t xml:space="preserve">D’après </w:t>
      </w:r>
      <w:proofErr w:type="spellStart"/>
      <w:r w:rsidRPr="00DE50E0">
        <w:rPr>
          <w:rFonts w:ascii="Adobe Thai" w:hAnsi="Adobe Thai" w:cs="Adobe Thai"/>
        </w:rPr>
        <w:t>Groby</w:t>
      </w:r>
      <w:proofErr w:type="spellEnd"/>
      <w:r w:rsidRPr="00DE50E0">
        <w:rPr>
          <w:rStyle w:val="Appeldenotedefin"/>
          <w:rFonts w:ascii="Adobe Thai" w:hAnsi="Adobe Thai" w:cs="Adobe Thai"/>
        </w:rPr>
        <w:endnoteReference w:id="48"/>
      </w:r>
      <w:r w:rsidRPr="00DE50E0">
        <w:rPr>
          <w:rFonts w:ascii="Adobe Thai" w:hAnsi="Adobe Thai" w:cs="Adobe Thai"/>
        </w:rPr>
        <w:t xml:space="preserve">, il est consistant, dans certains cas, d’exprimer le comportement d’une structure par une modification de la célérité des ondes dans celle-ci. </w:t>
      </w:r>
      <w:commentRangeEnd w:id="522"/>
      <w:r w:rsidR="00224B9D">
        <w:rPr>
          <w:rStyle w:val="Marquedecommentaire"/>
        </w:rPr>
        <w:commentReference w:id="522"/>
      </w:r>
    </w:p>
    <w:p w14:paraId="362D7DE7" w14:textId="279BD890" w:rsidR="0027661D" w:rsidRDefault="0027661D" w:rsidP="00E07642">
      <w:pPr>
        <w:spacing w:line="276" w:lineRule="auto"/>
        <w:jc w:val="both"/>
        <w:rPr>
          <w:rFonts w:ascii="Adobe Thai" w:hAnsi="Adobe Thai" w:cs="Adobe Thai"/>
        </w:rPr>
      </w:pPr>
      <w:r w:rsidRPr="00DE50E0">
        <w:rPr>
          <w:rFonts w:ascii="Adobe Thai" w:hAnsi="Adobe Thai" w:cs="Adobe Thai"/>
        </w:rPr>
        <w:t xml:space="preserve">De manière plus </w:t>
      </w:r>
      <w:r w:rsidR="000951DB" w:rsidRPr="00DE50E0">
        <w:rPr>
          <w:rFonts w:ascii="Adobe Thai" w:hAnsi="Adobe Thai" w:cs="Adobe Thai"/>
        </w:rPr>
        <w:t>intuitive</w:t>
      </w:r>
      <w:r w:rsidRPr="00DE50E0">
        <w:rPr>
          <w:rFonts w:ascii="Adobe Thai" w:hAnsi="Adobe Thai" w:cs="Adobe Thai"/>
        </w:rPr>
        <w:t>, la célérité est la grandeur qui fait le lien entre fréquence et longueur d’onde. Ainsi, à célérité plus basse, la longueur d’onde associé</w:t>
      </w:r>
      <w:r w:rsidR="000951DB" w:rsidRPr="00DE50E0">
        <w:rPr>
          <w:rFonts w:ascii="Adobe Thai" w:hAnsi="Adobe Thai" w:cs="Adobe Thai"/>
        </w:rPr>
        <w:t>e</w:t>
      </w:r>
      <w:r w:rsidRPr="00DE50E0">
        <w:rPr>
          <w:rFonts w:ascii="Adobe Thai" w:hAnsi="Adobe Thai" w:cs="Adobe Thai"/>
        </w:rPr>
        <w:t xml:space="preserve"> à une fréquence donnée sera plus </w:t>
      </w:r>
      <w:r w:rsidR="000951DB" w:rsidRPr="00DE50E0">
        <w:rPr>
          <w:rFonts w:ascii="Adobe Thai" w:hAnsi="Adobe Thai" w:cs="Adobe Thai"/>
        </w:rPr>
        <w:t>courte</w:t>
      </w:r>
      <w:r w:rsidRPr="00DE50E0">
        <w:rPr>
          <w:rFonts w:ascii="Adobe Thai" w:hAnsi="Adobe Thai" w:cs="Adobe Thai"/>
        </w:rPr>
        <w:t xml:space="preserve">. La difficulté </w:t>
      </w:r>
      <w:r w:rsidR="000951DB" w:rsidRPr="00DE50E0">
        <w:rPr>
          <w:rFonts w:ascii="Adobe Thai" w:hAnsi="Adobe Thai" w:cs="Adobe Thai"/>
        </w:rPr>
        <w:t>consistant principalement à traiter les grandes longueurs d’ondes, on voit que la décélération des ondes est un moyen efficace pour améliorer les performances basses fréquences des traitements.</w:t>
      </w:r>
    </w:p>
    <w:p w14:paraId="4B588844" w14:textId="77777777" w:rsidR="00821B5F" w:rsidRPr="00DE50E0" w:rsidRDefault="00821B5F" w:rsidP="00E07642">
      <w:pPr>
        <w:spacing w:line="276" w:lineRule="auto"/>
        <w:jc w:val="both"/>
        <w:rPr>
          <w:rFonts w:ascii="Adobe Thai" w:hAnsi="Adobe Thai" w:cs="Adobe Thai"/>
        </w:rPr>
      </w:pPr>
    </w:p>
    <w:p w14:paraId="54A7F8ED" w14:textId="51E832AD" w:rsidR="00894FDC" w:rsidRPr="00DE50E0" w:rsidRDefault="00894FDC" w:rsidP="00E07642">
      <w:pPr>
        <w:pStyle w:val="Titre3"/>
        <w:spacing w:line="276" w:lineRule="auto"/>
        <w:rPr>
          <w:rFonts w:ascii="Adobe Thai" w:hAnsi="Adobe Thai" w:cs="Adobe Thai"/>
        </w:rPr>
      </w:pPr>
      <w:bookmarkStart w:id="531" w:name="_Toc153965139"/>
      <w:r w:rsidRPr="00DE50E0">
        <w:rPr>
          <w:rFonts w:ascii="Adobe Thai" w:hAnsi="Adobe Thai" w:cs="Adobe Thai"/>
        </w:rPr>
        <w:t xml:space="preserve">Structures </w:t>
      </w:r>
      <w:r w:rsidR="00FC67A7" w:rsidRPr="00DE50E0">
        <w:rPr>
          <w:rFonts w:ascii="Adobe Thai" w:hAnsi="Adobe Thai" w:cs="Adobe Thai"/>
        </w:rPr>
        <w:t>« </w:t>
      </w:r>
      <w:r w:rsidRPr="00DE50E0">
        <w:rPr>
          <w:rFonts w:ascii="Adobe Thai" w:hAnsi="Adobe Thai" w:cs="Adobe Thai"/>
        </w:rPr>
        <w:t>multipancakes</w:t>
      </w:r>
      <w:r w:rsidR="00FC67A7" w:rsidRPr="00DE50E0">
        <w:rPr>
          <w:rFonts w:ascii="Adobe Thai" w:hAnsi="Adobe Thai" w:cs="Adobe Thai"/>
        </w:rPr>
        <w:t> »</w:t>
      </w:r>
      <w:bookmarkEnd w:id="531"/>
    </w:p>
    <w:p w14:paraId="19878742" w14:textId="77777777" w:rsidR="00C91D43" w:rsidRPr="00DE50E0" w:rsidRDefault="00C91D43" w:rsidP="00E07642">
      <w:pPr>
        <w:spacing w:line="276" w:lineRule="auto"/>
        <w:rPr>
          <w:rFonts w:ascii="Adobe Thai" w:hAnsi="Adobe Thai" w:cs="Adobe Thai"/>
        </w:rPr>
      </w:pPr>
    </w:p>
    <w:p w14:paraId="6C832E34" w14:textId="7C439934" w:rsidR="00C91D43" w:rsidRPr="00DE50E0" w:rsidRDefault="00C91D43" w:rsidP="00E07642">
      <w:pPr>
        <w:spacing w:line="276" w:lineRule="auto"/>
        <w:jc w:val="both"/>
        <w:rPr>
          <w:rFonts w:ascii="Adobe Thai" w:hAnsi="Adobe Thai" w:cs="Adobe Thai"/>
        </w:rPr>
      </w:pPr>
      <w:r w:rsidRPr="00DE50E0">
        <w:rPr>
          <w:rFonts w:ascii="Adobe Thai" w:hAnsi="Adobe Thai" w:cs="Adobe Thai"/>
        </w:rPr>
        <w:t xml:space="preserve">La solution acoustique dite « multipancakes » proposée par </w:t>
      </w:r>
      <w:r w:rsidRPr="00F837F0">
        <w:rPr>
          <w:rFonts w:ascii="Adobe Thai" w:hAnsi="Adobe Thai" w:cs="Adobe Thai"/>
          <w:highlight w:val="cyan"/>
          <w:rPrChange w:id="532" w:author="Lopez, Maël" w:date="2023-12-22T11:53:00Z">
            <w:rPr>
              <w:rFonts w:ascii="Adobe Thai" w:hAnsi="Adobe Thai" w:cs="Adobe Thai"/>
            </w:rPr>
          </w:rPrChange>
        </w:rPr>
        <w:t>Dupont</w:t>
      </w:r>
      <w:r w:rsidRPr="00DE50E0">
        <w:rPr>
          <w:rStyle w:val="Appeldenotedefin"/>
          <w:rFonts w:ascii="Adobe Thai" w:hAnsi="Adobe Thai" w:cs="Adobe Thai"/>
        </w:rPr>
        <w:endnoteReference w:id="49"/>
      </w:r>
      <w:r w:rsidRPr="00DE50E0">
        <w:rPr>
          <w:rFonts w:ascii="Adobe Thai" w:hAnsi="Adobe Thai" w:cs="Adobe Thai"/>
        </w:rPr>
        <w:t xml:space="preserve"> est </w:t>
      </w:r>
      <w:ins w:id="540" w:author="Lopez, Maël" w:date="2023-12-22T11:53:00Z">
        <w:r w:rsidR="00F837F0">
          <w:rPr>
            <w:rFonts w:ascii="Adobe Thai" w:hAnsi="Adobe Thai" w:cs="Adobe Thai"/>
          </w:rPr>
          <w:t>constituée d’</w:t>
        </w:r>
      </w:ins>
      <w:r w:rsidRPr="00DE50E0">
        <w:rPr>
          <w:rFonts w:ascii="Adobe Thai" w:hAnsi="Adobe Thai" w:cs="Adobe Thai"/>
        </w:rPr>
        <w:t xml:space="preserve">une cavité quart d'onde cylindrique connectée à des cavités annulaires à terminaisons rigides disposées périodiquement le long de celle-ci. À basse fréquence, la présence de cavités à fonds rigides le long de la cavité ou les ondes vont se propager a pour effet d’augmenter la </w:t>
      </w:r>
      <w:commentRangeStart w:id="541"/>
      <w:r w:rsidRPr="00DE50E0">
        <w:rPr>
          <w:rFonts w:ascii="Adobe Thai" w:hAnsi="Adobe Thai" w:cs="Adobe Thai"/>
        </w:rPr>
        <w:t>compressibilité</w:t>
      </w:r>
      <w:commentRangeEnd w:id="541"/>
      <w:r w:rsidR="00C4589B">
        <w:rPr>
          <w:rStyle w:val="Marquedecommentaire"/>
        </w:rPr>
        <w:commentReference w:id="541"/>
      </w:r>
      <w:r w:rsidRPr="00DE50E0">
        <w:rPr>
          <w:rFonts w:ascii="Adobe Thai" w:hAnsi="Adobe Thai" w:cs="Adobe Thai"/>
        </w:rPr>
        <w:t xml:space="preserve"> </w:t>
      </w:r>
      <w:r w:rsidR="00B817B4" w:rsidRPr="00DE50E0">
        <w:rPr>
          <w:rFonts w:ascii="Adobe Thai" w:hAnsi="Adobe Thai" w:cs="Adobe Thai"/>
        </w:rPr>
        <w:t xml:space="preserve">du fluide (diminuer </w:t>
      </w:r>
      <m:oMath>
        <m:acc>
          <m:accPr>
            <m:chr m:val="̃"/>
            <m:ctrlPr>
              <w:rPr>
                <w:rFonts w:ascii="Cambria Math" w:eastAsiaTheme="minorEastAsia" w:hAnsi="Cambria Math" w:cs="Adobe Thai"/>
                <w:i/>
              </w:rPr>
            </m:ctrlPr>
          </m:accPr>
          <m:e>
            <w:commentRangeStart w:id="542"/>
            <w:commentRangeStart w:id="543"/>
            <m:r>
              <w:rPr>
                <w:rFonts w:ascii="Cambria Math" w:eastAsiaTheme="minorEastAsia" w:hAnsi="Cambria Math" w:cs="Adobe Thai"/>
              </w:rPr>
              <m:t>K</m:t>
            </m:r>
            <w:commentRangeEnd w:id="542"/>
            <m:r>
              <m:rPr>
                <m:sty m:val="p"/>
              </m:rPr>
              <w:rPr>
                <w:rStyle w:val="Marquedecommentaire"/>
              </w:rPr>
              <w:commentReference w:id="542"/>
            </m:r>
            <w:commentRangeEnd w:id="543"/>
            <m:r>
              <m:rPr>
                <m:sty m:val="p"/>
              </m:rPr>
              <w:rPr>
                <w:rStyle w:val="Marquedecommentaire"/>
              </w:rPr>
              <w:commentReference w:id="543"/>
            </m:r>
          </m:e>
        </m:acc>
        <m:r>
          <w:rPr>
            <w:rFonts w:ascii="Cambria Math" w:eastAsiaTheme="minorEastAsia" w:hAnsi="Cambria Math" w:cs="Adobe Thai"/>
          </w:rPr>
          <m:t>)</m:t>
        </m:r>
      </m:oMath>
      <w:r w:rsidR="00B817B4" w:rsidRPr="00DE50E0">
        <w:rPr>
          <w:rFonts w:ascii="Adobe Thai" w:eastAsiaTheme="minorEastAsia" w:hAnsi="Adobe Thai" w:cs="Adobe Thai"/>
        </w:rPr>
        <w:t xml:space="preserve"> sans pour autant modifier la densité effective </w:t>
      </w:r>
      <m:oMath>
        <m:acc>
          <m:accPr>
            <m:chr m:val="̃"/>
            <m:ctrlPr>
              <w:rPr>
                <w:rFonts w:ascii="Cambria Math" w:eastAsiaTheme="minorEastAsia" w:hAnsi="Cambria Math" w:cs="Adobe Thai"/>
                <w:i/>
              </w:rPr>
            </m:ctrlPr>
          </m:accPr>
          <m:e>
            <m:r>
              <w:rPr>
                <w:rFonts w:ascii="Cambria Math" w:eastAsiaTheme="minorEastAsia" w:hAnsi="Cambria Math" w:cs="Adobe Thai"/>
              </w:rPr>
              <m:t>ρ</m:t>
            </m:r>
          </m:e>
        </m:acc>
        <m:r>
          <w:rPr>
            <w:rFonts w:ascii="Cambria Math" w:eastAsiaTheme="minorEastAsia" w:hAnsi="Cambria Math" w:cs="Adobe Thai"/>
          </w:rPr>
          <m:t>.</m:t>
        </m:r>
      </m:oMath>
      <w:r w:rsidR="00B817B4" w:rsidRPr="00DE50E0">
        <w:rPr>
          <w:rFonts w:ascii="Adobe Thai" w:eastAsiaTheme="minorEastAsia" w:hAnsi="Adobe Thai" w:cs="Adobe Thai"/>
        </w:rPr>
        <w:t xml:space="preserve">  D’après </w:t>
      </w:r>
      <w:r w:rsidR="00AD4C62" w:rsidRPr="00DE50E0">
        <w:rPr>
          <w:rFonts w:ascii="Adobe Thai" w:eastAsiaTheme="minorEastAsia" w:hAnsi="Adobe Thai" w:cs="Adobe Thai"/>
        </w:rPr>
        <w:t xml:space="preserve">l’eq.4, </w:t>
      </w:r>
      <w:r w:rsidR="00B817B4" w:rsidRPr="00DE50E0">
        <w:rPr>
          <w:rFonts w:ascii="Adobe Thai" w:eastAsiaTheme="minorEastAsia" w:hAnsi="Adobe Thai" w:cs="Adobe Thai"/>
        </w:rPr>
        <w:t xml:space="preserve">cela a pour conséquence la diminution de la célérité des ondes dans la structure. Cette méthode offre donc des perspectives intéressantes en matière d’absorption basse fréquence.  </w:t>
      </w:r>
    </w:p>
    <w:p w14:paraId="1F49F3E5" w14:textId="77777777" w:rsidR="00C91D43" w:rsidRPr="00DE50E0" w:rsidRDefault="00C91D43" w:rsidP="00E07642">
      <w:pPr>
        <w:spacing w:line="276" w:lineRule="auto"/>
        <w:rPr>
          <w:rFonts w:ascii="Adobe Thai" w:hAnsi="Adobe Thai" w:cs="Adobe Thai"/>
        </w:rPr>
      </w:pPr>
    </w:p>
    <w:p w14:paraId="64901EEF" w14:textId="1DD92E60" w:rsidR="00B30F92" w:rsidRPr="00DE50E0" w:rsidRDefault="00ED70CB" w:rsidP="00E07642">
      <w:pPr>
        <w:pStyle w:val="Titre3"/>
        <w:spacing w:line="276" w:lineRule="auto"/>
        <w:rPr>
          <w:rFonts w:ascii="Adobe Thai" w:hAnsi="Adobe Thai" w:cs="Adobe Thai"/>
        </w:rPr>
      </w:pPr>
      <w:bookmarkStart w:id="544" w:name="_Toc153965140"/>
      <w:commentRangeStart w:id="545"/>
      <w:r w:rsidRPr="00DE50E0">
        <w:rPr>
          <w:rFonts w:ascii="Adobe Thai" w:hAnsi="Adobe Thai" w:cs="Adobe Thai"/>
        </w:rPr>
        <w:t>Trous noirs acoustiques</w:t>
      </w:r>
      <w:bookmarkEnd w:id="544"/>
      <w:r w:rsidRPr="00DE50E0">
        <w:rPr>
          <w:rFonts w:ascii="Adobe Thai" w:hAnsi="Adobe Thai" w:cs="Adobe Thai"/>
        </w:rPr>
        <w:t xml:space="preserve"> </w:t>
      </w:r>
      <w:commentRangeEnd w:id="545"/>
      <w:r w:rsidR="00C4589B">
        <w:rPr>
          <w:rStyle w:val="Marquedecommentaire"/>
          <w:rFonts w:asciiTheme="minorHAnsi" w:eastAsiaTheme="minorHAnsi" w:hAnsiTheme="minorHAnsi" w:cstheme="minorBidi"/>
          <w:color w:val="auto"/>
        </w:rPr>
        <w:commentReference w:id="545"/>
      </w:r>
    </w:p>
    <w:p w14:paraId="47488C8E" w14:textId="77777777" w:rsidR="00813CD6" w:rsidRPr="00DE50E0" w:rsidRDefault="00813CD6" w:rsidP="00E07642">
      <w:pPr>
        <w:spacing w:line="276" w:lineRule="auto"/>
        <w:rPr>
          <w:rFonts w:ascii="Adobe Thai" w:hAnsi="Adobe Thai" w:cs="Adobe Thai"/>
        </w:rPr>
      </w:pPr>
    </w:p>
    <w:p w14:paraId="68AE3AB8" w14:textId="77777777" w:rsidR="003279B7" w:rsidRPr="00DE50E0" w:rsidRDefault="003102F2" w:rsidP="00E07642">
      <w:pPr>
        <w:spacing w:line="276" w:lineRule="auto"/>
        <w:jc w:val="both"/>
        <w:rPr>
          <w:rFonts w:ascii="Adobe Thai" w:hAnsi="Adobe Thai" w:cs="Adobe Thai"/>
        </w:rPr>
      </w:pPr>
      <w:commentRangeStart w:id="546"/>
      <w:r w:rsidRPr="00DE50E0">
        <w:rPr>
          <w:rFonts w:ascii="Adobe Thai" w:hAnsi="Adobe Thai" w:cs="Adobe Thai"/>
        </w:rPr>
        <w:t xml:space="preserve">L’étude des trous noirs acoustiques dérive de l’étude de trous noirs vibratoires, </w:t>
      </w:r>
      <w:r w:rsidRPr="00A936B0">
        <w:rPr>
          <w:rFonts w:ascii="Adobe Thai" w:hAnsi="Adobe Thai" w:cs="Adobe Thai"/>
          <w:highlight w:val="cyan"/>
          <w:rPrChange w:id="547" w:author="Lopez, Maël" w:date="2023-12-22T11:56:00Z">
            <w:rPr>
              <w:rFonts w:ascii="Adobe Thai" w:hAnsi="Adobe Thai" w:cs="Adobe Thai"/>
            </w:rPr>
          </w:rPrChange>
        </w:rPr>
        <w:t>qu’on</w:t>
      </w:r>
      <w:r w:rsidRPr="00DE50E0">
        <w:rPr>
          <w:rFonts w:ascii="Adobe Thai" w:hAnsi="Adobe Thai" w:cs="Adobe Thai"/>
        </w:rPr>
        <w:t xml:space="preserve"> appelle généralement « acoustiques » par abus de langage. Par la suite, on fera à chaque fois la distinction entre les deux systèmes. Le nom de « trou noir » fait référence à la notion homonyme développée dans le cadre de la mécanique générale et de la physique quantique. De manière prosaïque, un trou noir « aspire » la masse et l’énergie</w:t>
      </w:r>
      <w:commentRangeEnd w:id="546"/>
      <w:r w:rsidR="00A936B0">
        <w:rPr>
          <w:rStyle w:val="Marquedecommentaire"/>
        </w:rPr>
        <w:commentReference w:id="546"/>
      </w:r>
      <w:r w:rsidRPr="00DE50E0">
        <w:rPr>
          <w:rFonts w:ascii="Adobe Thai" w:hAnsi="Adobe Thai" w:cs="Adobe Thai"/>
        </w:rPr>
        <w:t>. L’une des manières de</w:t>
      </w:r>
      <w:r w:rsidR="003279B7" w:rsidRPr="00DE50E0">
        <w:rPr>
          <w:rFonts w:ascii="Adobe Thai" w:hAnsi="Adobe Thai" w:cs="Adobe Thai"/>
        </w:rPr>
        <w:t xml:space="preserve"> s’assurer qu’une onde ne soit pas réfléchie à la surface d’un traitement serait qu’elle ne l’atteigne jamais. Ainsi, faire tendre la célérité des ondes sonores vers zéro est une solution théorique à l’absorption du son. Dans la pratique, il serait plus concevable dans un premier temps de réduire artificiellement la célérité du son et d’y associer des mécanismes de dissipations. </w:t>
      </w:r>
    </w:p>
    <w:p w14:paraId="2E095B88" w14:textId="6E0E3575" w:rsidR="003102F2" w:rsidRPr="00DE50E0" w:rsidRDefault="003279B7" w:rsidP="00E07642">
      <w:pPr>
        <w:spacing w:line="276" w:lineRule="auto"/>
        <w:jc w:val="both"/>
        <w:rPr>
          <w:rFonts w:ascii="Adobe Thai" w:hAnsi="Adobe Thai" w:cs="Adobe Thai"/>
        </w:rPr>
      </w:pPr>
      <w:proofErr w:type="spellStart"/>
      <w:r w:rsidRPr="00DE50E0">
        <w:rPr>
          <w:rFonts w:ascii="Adobe Thai" w:hAnsi="Adobe Thai" w:cs="Adobe Thai"/>
        </w:rPr>
        <w:lastRenderedPageBreak/>
        <w:t>Mironov</w:t>
      </w:r>
      <w:proofErr w:type="spellEnd"/>
      <w:r w:rsidRPr="00DE50E0">
        <w:rPr>
          <w:rStyle w:val="Appeldenotedefin"/>
          <w:rFonts w:ascii="Adobe Thai" w:hAnsi="Adobe Thai" w:cs="Adobe Thai"/>
        </w:rPr>
        <w:endnoteReference w:id="50"/>
      </w:r>
      <w:r w:rsidRPr="00DE50E0">
        <w:rPr>
          <w:rFonts w:ascii="Adobe Thai" w:hAnsi="Adobe Thai" w:cs="Adobe Thai"/>
        </w:rPr>
        <w:t xml:space="preserve"> considère que la célérité des ondes se propageant dans les tubes fins dépend de l’admittance de ses parois. Il étudie un modèle analytique décrivant </w:t>
      </w:r>
      <w:r w:rsidR="00582C59" w:rsidRPr="00DE50E0">
        <w:rPr>
          <w:rFonts w:ascii="Adobe Thai" w:hAnsi="Adobe Thai" w:cs="Adobe Thai"/>
        </w:rPr>
        <w:t>la propagation</w:t>
      </w:r>
      <w:r w:rsidRPr="00DE50E0">
        <w:rPr>
          <w:rFonts w:ascii="Adobe Thai" w:hAnsi="Adobe Thai" w:cs="Adobe Thai"/>
        </w:rPr>
        <w:t xml:space="preserve"> des ondes dans le cône dont le rayon diminue linéairement</w:t>
      </w:r>
      <w:r w:rsidR="00FA666E" w:rsidRPr="00DE50E0">
        <w:rPr>
          <w:rFonts w:ascii="Adobe Thai" w:hAnsi="Adobe Thai" w:cs="Adobe Thai"/>
        </w:rPr>
        <w:t>, entraînant une décroissance de l’admittance effective des parois et ainsi une décélération progressive des ondes sonores.</w:t>
      </w:r>
    </w:p>
    <w:p w14:paraId="4D881413" w14:textId="443FA998" w:rsidR="003279B7" w:rsidRPr="00DE50E0" w:rsidRDefault="00FA666E" w:rsidP="00E07642">
      <w:pPr>
        <w:spacing w:line="276" w:lineRule="auto"/>
        <w:jc w:val="both"/>
        <w:rPr>
          <w:rFonts w:ascii="Adobe Thai" w:hAnsi="Adobe Thai" w:cs="Adobe Thai"/>
        </w:rPr>
      </w:pPr>
      <w:proofErr w:type="spellStart"/>
      <w:r w:rsidRPr="00DE50E0">
        <w:rPr>
          <w:rFonts w:ascii="Adobe Thai" w:hAnsi="Adobe Thai" w:cs="Adobe Thai"/>
        </w:rPr>
        <w:t>Guash</w:t>
      </w:r>
      <w:proofErr w:type="spellEnd"/>
      <w:r w:rsidRPr="00DE50E0">
        <w:rPr>
          <w:rStyle w:val="Appeldenotedefin"/>
          <w:rFonts w:ascii="Adobe Thai" w:hAnsi="Adobe Thai" w:cs="Adobe Thai"/>
        </w:rPr>
        <w:endnoteReference w:id="51"/>
      </w:r>
      <w:r w:rsidRPr="00DE50E0">
        <w:rPr>
          <w:rFonts w:ascii="Adobe Thai" w:hAnsi="Adobe Thai" w:cs="Adobe Thai"/>
        </w:rPr>
        <w:t xml:space="preserve"> étudie la propagation des ondes dans un trou noir acoustique à décroissance de rayon linéaire et quadratique en comparant les solutions obtenues par la résolution </w:t>
      </w:r>
      <w:r w:rsidR="00582C59" w:rsidRPr="00DE50E0">
        <w:rPr>
          <w:rFonts w:ascii="Adobe Thai" w:hAnsi="Adobe Thai" w:cs="Adobe Thai"/>
        </w:rPr>
        <w:t>des équations</w:t>
      </w:r>
      <w:r w:rsidRPr="00DE50E0">
        <w:rPr>
          <w:rFonts w:ascii="Adobe Thai" w:hAnsi="Adobe Thai" w:cs="Adobe Thai"/>
        </w:rPr>
        <w:t xml:space="preserve"> de Webster à partir de la  méthode de matrice de transfert pour un système discrétisé.</w:t>
      </w:r>
      <w:r w:rsidR="00582C59" w:rsidRPr="00DE50E0">
        <w:rPr>
          <w:rFonts w:ascii="Adobe Thai" w:hAnsi="Adobe Thai" w:cs="Adobe Thai"/>
        </w:rPr>
        <w:t xml:space="preserve"> Il formule un coefficient de réflexion à partir du rapport entre les amplitudes des ondes aller et retour pour chaque fréquence. </w:t>
      </w:r>
    </w:p>
    <w:p w14:paraId="1EAF5A57" w14:textId="4CDE5351" w:rsidR="00813CD6" w:rsidRPr="00DE50E0" w:rsidRDefault="00432381" w:rsidP="00E07642">
      <w:pPr>
        <w:spacing w:line="276" w:lineRule="auto"/>
        <w:jc w:val="both"/>
        <w:rPr>
          <w:rFonts w:ascii="Adobe Thai" w:hAnsi="Adobe Thai" w:cs="Adobe Thai"/>
        </w:rPr>
      </w:pPr>
      <w:r w:rsidRPr="00DE50E0">
        <w:rPr>
          <w:rFonts w:ascii="Adobe Thai" w:hAnsi="Adobe Thai" w:cs="Adobe Thai"/>
        </w:rPr>
        <w:t>Zhang et al.</w:t>
      </w:r>
      <w:r w:rsidRPr="00DE50E0">
        <w:rPr>
          <w:rStyle w:val="Appeldenotedefin"/>
          <w:rFonts w:ascii="Adobe Thai" w:hAnsi="Adobe Thai" w:cs="Adobe Thai"/>
        </w:rPr>
        <w:endnoteReference w:id="52"/>
      </w:r>
      <w:r w:rsidRPr="00DE50E0">
        <w:rPr>
          <w:rFonts w:ascii="Adobe Thai" w:hAnsi="Adobe Thai" w:cs="Adobe Thai"/>
        </w:rPr>
        <w:t xml:space="preserve"> ont récemment développé un trou noir acoustique au profil conique dont les parois internes sont microperforées. Le volume enfermé derrière les parois du trou noir est divisé en cavité annulaire de volume croissant avec la profondeur se comportant comme des résonateurs de Helmholtz désaccordés.</w:t>
      </w:r>
    </w:p>
    <w:p w14:paraId="4700738E" w14:textId="082F32A8" w:rsidR="0071362F" w:rsidRPr="00DE50E0" w:rsidRDefault="0071362F" w:rsidP="00E07642">
      <w:pPr>
        <w:spacing w:line="276" w:lineRule="auto"/>
        <w:jc w:val="both"/>
        <w:rPr>
          <w:rFonts w:ascii="Adobe Thai" w:hAnsi="Adobe Thai" w:cs="Adobe Thai"/>
        </w:rPr>
      </w:pPr>
      <w:r w:rsidRPr="00DE50E0">
        <w:rPr>
          <w:rFonts w:ascii="Adobe Thai" w:hAnsi="Adobe Thai" w:cs="Adobe Thai"/>
          <w:noProof/>
        </w:rPr>
        <w:drawing>
          <wp:anchor distT="0" distB="0" distL="114300" distR="114300" simplePos="0" relativeHeight="251674624" behindDoc="0" locked="0" layoutInCell="1" allowOverlap="1" wp14:anchorId="7A2B22B7" wp14:editId="4DD09AA8">
            <wp:simplePos x="0" y="0"/>
            <wp:positionH relativeFrom="column">
              <wp:posOffset>1539192</wp:posOffset>
            </wp:positionH>
            <wp:positionV relativeFrom="paragraph">
              <wp:posOffset>10160</wp:posOffset>
            </wp:positionV>
            <wp:extent cx="2679700" cy="1487805"/>
            <wp:effectExtent l="0" t="0" r="0" b="0"/>
            <wp:wrapSquare wrapText="bothSides"/>
            <wp:docPr id="912090334" name="Image 1" descr="Une image contenant ligne, diagramme,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090334" name="Image 1" descr="Une image contenant ligne, diagramme, texte&#10;&#10;Description générée automatiquement"/>
                    <pic:cNvPicPr/>
                  </pic:nvPicPr>
                  <pic:blipFill>
                    <a:blip r:embed="rId37">
                      <a:extLst>
                        <a:ext uri="{28A0092B-C50C-407E-A947-70E740481C1C}">
                          <a14:useLocalDpi xmlns:a14="http://schemas.microsoft.com/office/drawing/2010/main" val="0"/>
                        </a:ext>
                      </a:extLst>
                    </a:blip>
                    <a:stretch>
                      <a:fillRect/>
                    </a:stretch>
                  </pic:blipFill>
                  <pic:spPr>
                    <a:xfrm>
                      <a:off x="0" y="0"/>
                      <a:ext cx="2679700" cy="1487805"/>
                    </a:xfrm>
                    <a:prstGeom prst="rect">
                      <a:avLst/>
                    </a:prstGeom>
                  </pic:spPr>
                </pic:pic>
              </a:graphicData>
            </a:graphic>
            <wp14:sizeRelH relativeFrom="margin">
              <wp14:pctWidth>0</wp14:pctWidth>
            </wp14:sizeRelH>
            <wp14:sizeRelV relativeFrom="margin">
              <wp14:pctHeight>0</wp14:pctHeight>
            </wp14:sizeRelV>
          </wp:anchor>
        </w:drawing>
      </w:r>
    </w:p>
    <w:p w14:paraId="6163FB24" w14:textId="248B0C1E" w:rsidR="00432381" w:rsidRPr="00DE50E0" w:rsidRDefault="00432381" w:rsidP="00E07642">
      <w:pPr>
        <w:spacing w:line="276" w:lineRule="auto"/>
        <w:jc w:val="both"/>
        <w:rPr>
          <w:rFonts w:ascii="Adobe Thai" w:hAnsi="Adobe Thai" w:cs="Adobe Thai"/>
        </w:rPr>
      </w:pPr>
    </w:p>
    <w:p w14:paraId="798A2B1E" w14:textId="7AC3A6E5" w:rsidR="00432381" w:rsidRPr="00DE50E0" w:rsidRDefault="00432381" w:rsidP="00E07642">
      <w:pPr>
        <w:spacing w:line="276" w:lineRule="auto"/>
        <w:jc w:val="both"/>
        <w:rPr>
          <w:rFonts w:ascii="Adobe Thai" w:hAnsi="Adobe Thai" w:cs="Adobe Thai"/>
        </w:rPr>
      </w:pPr>
    </w:p>
    <w:p w14:paraId="0D4FBF78" w14:textId="386430BD" w:rsidR="00432381" w:rsidRPr="00DE50E0" w:rsidRDefault="00432381" w:rsidP="00E07642">
      <w:pPr>
        <w:spacing w:line="276" w:lineRule="auto"/>
        <w:jc w:val="both"/>
        <w:rPr>
          <w:rFonts w:ascii="Adobe Thai" w:hAnsi="Adobe Thai" w:cs="Adobe Thai"/>
        </w:rPr>
      </w:pPr>
    </w:p>
    <w:p w14:paraId="58D4A271" w14:textId="77777777" w:rsidR="00432381" w:rsidRPr="00DE50E0" w:rsidRDefault="00432381" w:rsidP="00E07642">
      <w:pPr>
        <w:spacing w:line="276" w:lineRule="auto"/>
        <w:jc w:val="both"/>
        <w:rPr>
          <w:rFonts w:ascii="Adobe Thai" w:hAnsi="Adobe Thai" w:cs="Adobe Thai"/>
        </w:rPr>
      </w:pPr>
    </w:p>
    <w:p w14:paraId="7A772866" w14:textId="61408EA2" w:rsidR="00432381" w:rsidRPr="00DE50E0" w:rsidRDefault="00432381" w:rsidP="00E07642">
      <w:pPr>
        <w:spacing w:line="276" w:lineRule="auto"/>
        <w:jc w:val="both"/>
        <w:rPr>
          <w:rFonts w:ascii="Adobe Thai" w:hAnsi="Adobe Thai" w:cs="Adobe Thai"/>
        </w:rPr>
      </w:pPr>
    </w:p>
    <w:p w14:paraId="5F901ABF" w14:textId="21246269" w:rsidR="006E3BBF" w:rsidRPr="00DE50E0" w:rsidRDefault="0071362F" w:rsidP="00E07642">
      <w:pPr>
        <w:spacing w:line="276" w:lineRule="auto"/>
        <w:jc w:val="center"/>
        <w:rPr>
          <w:rStyle w:val="Accentuationlgre"/>
          <w:rFonts w:ascii="Adobe Thai" w:hAnsi="Adobe Thai" w:cs="Adobe Thai"/>
        </w:rPr>
      </w:pPr>
      <w:r w:rsidRPr="00DE50E0">
        <w:rPr>
          <w:rStyle w:val="Accentuationlgre"/>
          <w:rFonts w:ascii="Adobe Thai" w:hAnsi="Adobe Thai" w:cs="Adobe Thai"/>
        </w:rPr>
        <w:t>Figure</w:t>
      </w:r>
      <w:r w:rsidR="005F2EE3" w:rsidRPr="00DE50E0">
        <w:rPr>
          <w:rStyle w:val="Accentuationlgre"/>
          <w:rFonts w:ascii="Adobe Thai" w:hAnsi="Adobe Thai" w:cs="Adobe Thai"/>
        </w:rPr>
        <w:t xml:space="preserve"> 18</w:t>
      </w:r>
      <w:r w:rsidRPr="00DE50E0">
        <w:rPr>
          <w:rStyle w:val="Accentuationlgre"/>
          <w:rFonts w:ascii="Adobe Thai" w:hAnsi="Adobe Thai" w:cs="Adobe Thai"/>
        </w:rPr>
        <w:t> : Schéma du dispositif de trou noir acoustique</w:t>
      </w:r>
    </w:p>
    <w:p w14:paraId="52FDE19D" w14:textId="77777777" w:rsidR="0071362F" w:rsidRPr="00DE50E0" w:rsidRDefault="0071362F" w:rsidP="00E07642">
      <w:pPr>
        <w:spacing w:line="276" w:lineRule="auto"/>
        <w:jc w:val="both"/>
        <w:rPr>
          <w:rFonts w:ascii="Adobe Thai" w:hAnsi="Adobe Thai" w:cs="Adobe Thai"/>
        </w:rPr>
      </w:pPr>
    </w:p>
    <w:p w14:paraId="05606F73" w14:textId="0F42606A" w:rsidR="00432381" w:rsidRPr="00DE50E0" w:rsidRDefault="006E3BBF" w:rsidP="00E07642">
      <w:pPr>
        <w:spacing w:line="276" w:lineRule="auto"/>
        <w:jc w:val="both"/>
        <w:rPr>
          <w:rFonts w:ascii="Adobe Thai" w:hAnsi="Adobe Thai" w:cs="Adobe Thai"/>
        </w:rPr>
      </w:pPr>
      <w:r w:rsidRPr="00DE50E0">
        <w:rPr>
          <w:rFonts w:ascii="Adobe Thai" w:hAnsi="Adobe Thai" w:cs="Adobe Thai"/>
        </w:rPr>
        <w:t xml:space="preserve">L’extrémité du trou noir débouche sur une cavité cylindrique très fine, dont l’épaisseur est l’objet d’une étude paramétrique. </w:t>
      </w:r>
      <w:r w:rsidR="00432381" w:rsidRPr="00DE50E0">
        <w:rPr>
          <w:rFonts w:ascii="Adobe Thai" w:hAnsi="Adobe Thai" w:cs="Adobe Thai"/>
        </w:rPr>
        <w:t>Les simulations numériques et les résultats expérimentaux révèlent une absorption parfaite pour toutes les fréquences au-dessus d’une fréquence inférieure à la fréquence quart d'onde</w:t>
      </w:r>
      <w:ins w:id="576" w:author="Lopez, Maël" w:date="2023-12-22T11:59:00Z">
        <w:r w:rsidR="00CD7AB5">
          <w:rPr>
            <w:rFonts w:ascii="Adobe Thai" w:hAnsi="Adobe Thai" w:cs="Adobe Thai"/>
          </w:rPr>
          <w:t xml:space="preserve"> </w:t>
        </w:r>
      </w:ins>
      <w:r w:rsidR="00432381" w:rsidRPr="00DE50E0">
        <w:rPr>
          <w:rFonts w:ascii="Adobe Thai" w:hAnsi="Adobe Thai" w:cs="Adobe Thai"/>
        </w:rPr>
        <w:t>équivalente du système.</w:t>
      </w:r>
      <w:r w:rsidRPr="00DE50E0">
        <w:rPr>
          <w:rFonts w:ascii="Adobe Thai" w:hAnsi="Adobe Thai" w:cs="Adobe Thai"/>
        </w:rPr>
        <w:t xml:space="preserve"> </w:t>
      </w:r>
    </w:p>
    <w:p w14:paraId="585E7178" w14:textId="78E35EC3" w:rsidR="00014776" w:rsidRPr="00DE50E0" w:rsidRDefault="00014776" w:rsidP="00E07642">
      <w:pPr>
        <w:pStyle w:val="Titre3"/>
        <w:spacing w:line="276" w:lineRule="auto"/>
        <w:rPr>
          <w:rFonts w:ascii="Adobe Thai" w:hAnsi="Adobe Thai" w:cs="Adobe Thai"/>
          <w:color w:val="2F5496" w:themeColor="accent1" w:themeShade="BF"/>
          <w:sz w:val="32"/>
          <w:szCs w:val="32"/>
        </w:rPr>
      </w:pPr>
      <w:r w:rsidRPr="00DE50E0">
        <w:rPr>
          <w:rFonts w:ascii="Adobe Thai" w:hAnsi="Adobe Thai" w:cs="Adobe Thai"/>
        </w:rPr>
        <w:br w:type="page"/>
      </w:r>
    </w:p>
    <w:p w14:paraId="7912B6CA" w14:textId="02F5F34E" w:rsidR="005B3C55" w:rsidRPr="00DE50E0" w:rsidRDefault="005B3C55">
      <w:pPr>
        <w:pStyle w:val="Titre1"/>
        <w:pPrChange w:id="577" w:author="Lopez, Maël" w:date="2023-12-22T07:43:00Z">
          <w:pPr>
            <w:pStyle w:val="Titre1"/>
            <w:spacing w:line="276" w:lineRule="auto"/>
          </w:pPr>
        </w:pPrChange>
      </w:pPr>
      <w:bookmarkStart w:id="578" w:name="_Toc153965141"/>
      <w:r w:rsidRPr="00DE50E0">
        <w:lastRenderedPageBreak/>
        <w:t>Prise en compte des conditions réelles d’excitation</w:t>
      </w:r>
      <w:bookmarkEnd w:id="578"/>
    </w:p>
    <w:p w14:paraId="7A55BF30" w14:textId="77777777" w:rsidR="005A712B" w:rsidRPr="00DE50E0" w:rsidRDefault="005A712B" w:rsidP="00E07642">
      <w:pPr>
        <w:spacing w:line="276" w:lineRule="auto"/>
        <w:rPr>
          <w:rFonts w:ascii="Adobe Thai" w:hAnsi="Adobe Thai" w:cs="Adobe Thai"/>
        </w:rPr>
      </w:pPr>
    </w:p>
    <w:p w14:paraId="21CBD767" w14:textId="01BD9FB1" w:rsidR="00785126" w:rsidRPr="00DE50E0" w:rsidRDefault="00785126" w:rsidP="00E07642">
      <w:pPr>
        <w:spacing w:line="276" w:lineRule="auto"/>
        <w:jc w:val="both"/>
        <w:rPr>
          <w:rFonts w:ascii="Adobe Thai" w:hAnsi="Adobe Thai" w:cs="Adobe Thai"/>
        </w:rPr>
      </w:pPr>
      <w:r w:rsidRPr="00DE50E0">
        <w:rPr>
          <w:rFonts w:ascii="Adobe Thai" w:hAnsi="Adobe Thai" w:cs="Adobe Thai"/>
        </w:rPr>
        <w:t>Dans les parties précédentes, les solutions et modèles sont décrits en tenant compte des hypothèses de l’acoustique linéaire et en considérant des excitations simples. Dans le cas général et presque dans toutes les situations réelles, ces conditions ne sont pas respectées et les prédictions formulées en laboratoire ne tiennent plus. Il est donc primordial de savoir comment corriger les modèles pour qu’ils restent consistants lors de leur exploitation pour l’ingénierie.</w:t>
      </w:r>
    </w:p>
    <w:p w14:paraId="1D4CA85C" w14:textId="76224348" w:rsidR="005B3C55" w:rsidRPr="00DE50E0" w:rsidRDefault="005B3C55" w:rsidP="00E07642">
      <w:pPr>
        <w:pStyle w:val="Titre2"/>
        <w:spacing w:line="276" w:lineRule="auto"/>
        <w:rPr>
          <w:rFonts w:ascii="Adobe Thai" w:hAnsi="Adobe Thai" w:cs="Adobe Thai"/>
        </w:rPr>
      </w:pPr>
      <w:bookmarkStart w:id="579" w:name="_Toc153965142"/>
      <w:commentRangeStart w:id="580"/>
      <w:commentRangeStart w:id="581"/>
      <w:r w:rsidRPr="00DE50E0">
        <w:rPr>
          <w:rFonts w:ascii="Adobe Thai" w:hAnsi="Adobe Thai" w:cs="Adobe Thai"/>
        </w:rPr>
        <w:t xml:space="preserve">Prise en compte des forts niveaux : effets </w:t>
      </w:r>
      <w:commentRangeEnd w:id="580"/>
      <w:r w:rsidR="00A265C3">
        <w:rPr>
          <w:rStyle w:val="Marquedecommentaire"/>
          <w:rFonts w:asciiTheme="minorHAnsi" w:eastAsiaTheme="minorHAnsi" w:hAnsiTheme="minorHAnsi" w:cstheme="minorBidi"/>
          <w:color w:val="auto"/>
        </w:rPr>
        <w:commentReference w:id="580"/>
      </w:r>
      <w:commentRangeEnd w:id="581"/>
      <w:r w:rsidR="00C4589B">
        <w:rPr>
          <w:rStyle w:val="Marquedecommentaire"/>
          <w:rFonts w:asciiTheme="minorHAnsi" w:eastAsiaTheme="minorHAnsi" w:hAnsiTheme="minorHAnsi" w:cstheme="minorBidi"/>
          <w:color w:val="auto"/>
        </w:rPr>
        <w:commentReference w:id="581"/>
      </w:r>
      <w:r w:rsidRPr="00DE50E0">
        <w:rPr>
          <w:rFonts w:ascii="Adobe Thai" w:hAnsi="Adobe Thai" w:cs="Adobe Thai"/>
        </w:rPr>
        <w:t>rotationnels et dissipations non linéaires</w:t>
      </w:r>
      <w:bookmarkEnd w:id="579"/>
    </w:p>
    <w:p w14:paraId="09874687" w14:textId="7DBD84BE" w:rsidR="00B66E6C" w:rsidRPr="00DE50E0" w:rsidRDefault="00B66E6C" w:rsidP="00E07642">
      <w:pPr>
        <w:spacing w:line="276" w:lineRule="auto"/>
        <w:rPr>
          <w:rFonts w:ascii="Adobe Thai" w:hAnsi="Adobe Thai" w:cs="Adobe Thai"/>
        </w:rPr>
      </w:pPr>
    </w:p>
    <w:p w14:paraId="20A3E0FE" w14:textId="2A987E40" w:rsidR="00593612" w:rsidRPr="00DE50E0" w:rsidRDefault="00B66E6C" w:rsidP="00E07642">
      <w:pPr>
        <w:spacing w:line="276" w:lineRule="auto"/>
        <w:jc w:val="both"/>
        <w:rPr>
          <w:rFonts w:ascii="Adobe Thai" w:hAnsi="Adobe Thai" w:cs="Adobe Thai"/>
        </w:rPr>
      </w:pPr>
      <w:r w:rsidRPr="00DE50E0">
        <w:rPr>
          <w:rFonts w:ascii="Adobe Thai" w:hAnsi="Adobe Thai" w:cs="Adobe Thai"/>
        </w:rPr>
        <w:t>Dans son article</w:t>
      </w:r>
      <w:del w:id="582" w:author="Lopez, Maël" w:date="2023-12-22T12:00:00Z">
        <w:r w:rsidRPr="00DE50E0" w:rsidDel="006735C5">
          <w:rPr>
            <w:rStyle w:val="Appeldenotedefin"/>
            <w:rFonts w:ascii="Adobe Thai" w:hAnsi="Adobe Thai" w:cs="Adobe Thai"/>
          </w:rPr>
          <w:endnoteReference w:id="53"/>
        </w:r>
      </w:del>
      <w:r w:rsidRPr="00DE50E0">
        <w:rPr>
          <w:rFonts w:ascii="Adobe Thai" w:hAnsi="Adobe Thai" w:cs="Adobe Thai"/>
        </w:rPr>
        <w:t xml:space="preserve">, </w:t>
      </w:r>
      <w:r w:rsidRPr="00A265C3">
        <w:rPr>
          <w:rFonts w:ascii="Adobe Thai" w:hAnsi="Adobe Thai" w:cs="Adobe Thai"/>
          <w:highlight w:val="cyan"/>
          <w:rPrChange w:id="600" w:author="Lopez, Maël" w:date="2023-12-22T12:05:00Z">
            <w:rPr>
              <w:rFonts w:ascii="Adobe Thai" w:hAnsi="Adobe Thai" w:cs="Adobe Thai"/>
            </w:rPr>
          </w:rPrChange>
        </w:rPr>
        <w:t>Laly</w:t>
      </w:r>
      <w:ins w:id="601" w:author="Lopez, Maël" w:date="2023-12-22T12:00:00Z">
        <w:r w:rsidR="006735C5" w:rsidRPr="00DE50E0">
          <w:rPr>
            <w:rStyle w:val="Appeldenotedefin"/>
            <w:rFonts w:ascii="Adobe Thai" w:hAnsi="Adobe Thai" w:cs="Adobe Thai"/>
          </w:rPr>
          <w:endnoteReference w:id="54"/>
        </w:r>
      </w:ins>
      <w:r w:rsidRPr="00DE50E0">
        <w:rPr>
          <w:rFonts w:ascii="Adobe Thai" w:hAnsi="Adobe Thai" w:cs="Adobe Thai"/>
        </w:rPr>
        <w:t xml:space="preserve"> fait la revue de littérature concernant la prise en compte des forts niveaux pour modéliser les plaques microperforées. La première observation expérimentale d’un comportement non-linéaire de la résistance acoustique est faite par </w:t>
      </w:r>
      <w:proofErr w:type="spellStart"/>
      <w:r w:rsidRPr="00DE50E0">
        <w:rPr>
          <w:rFonts w:ascii="Adobe Thai" w:hAnsi="Adobe Thai" w:cs="Adobe Thai"/>
        </w:rPr>
        <w:t>Stinson</w:t>
      </w:r>
      <w:proofErr w:type="spellEnd"/>
      <w:r w:rsidRPr="00DE50E0">
        <w:rPr>
          <w:rFonts w:ascii="Adobe Thai" w:hAnsi="Adobe Thai" w:cs="Adobe Thai"/>
        </w:rPr>
        <w:t xml:space="preserve"> </w:t>
      </w:r>
      <w:r w:rsidR="00CE56CA" w:rsidRPr="00DE50E0">
        <w:rPr>
          <w:rFonts w:ascii="Adobe Thai" w:hAnsi="Adobe Thai" w:cs="Adobe Thai"/>
        </w:rPr>
        <w:t>(</w:t>
      </w:r>
      <w:r w:rsidRPr="00DE50E0">
        <w:rPr>
          <w:rFonts w:ascii="Adobe Thai" w:hAnsi="Adobe Thai" w:cs="Adobe Thai"/>
        </w:rPr>
        <w:t>1935</w:t>
      </w:r>
      <w:r w:rsidR="00CE56CA" w:rsidRPr="00DE50E0">
        <w:rPr>
          <w:rFonts w:ascii="Adobe Thai" w:hAnsi="Adobe Thai" w:cs="Adobe Thai"/>
        </w:rPr>
        <w:t>)</w:t>
      </w:r>
      <w:r w:rsidRPr="00DE50E0">
        <w:rPr>
          <w:rFonts w:ascii="Adobe Thai" w:hAnsi="Adobe Thai" w:cs="Adobe Thai"/>
        </w:rPr>
        <w:t xml:space="preserve">. Par la suite, </w:t>
      </w:r>
      <w:r w:rsidR="00CE56CA" w:rsidRPr="00DE50E0">
        <w:rPr>
          <w:rFonts w:ascii="Adobe Thai" w:hAnsi="Adobe Thai" w:cs="Adobe Thai"/>
        </w:rPr>
        <w:t xml:space="preserve">Ingard et </w:t>
      </w:r>
      <w:proofErr w:type="spellStart"/>
      <w:r w:rsidR="00CE56CA" w:rsidRPr="00DE50E0">
        <w:rPr>
          <w:rFonts w:ascii="Adobe Thai" w:hAnsi="Adobe Thai" w:cs="Adobe Thai"/>
        </w:rPr>
        <w:t>Labate</w:t>
      </w:r>
      <w:proofErr w:type="spellEnd"/>
      <w:r w:rsidR="00CE56CA" w:rsidRPr="00DE50E0">
        <w:rPr>
          <w:rFonts w:ascii="Adobe Thai" w:hAnsi="Adobe Thai" w:cs="Adobe Thai"/>
        </w:rPr>
        <w:t xml:space="preserve"> (1950) </w:t>
      </w:r>
      <w:r w:rsidRPr="00DE50E0">
        <w:rPr>
          <w:rFonts w:ascii="Adobe Thai" w:hAnsi="Adobe Thai" w:cs="Adobe Thai"/>
        </w:rPr>
        <w:t>met</w:t>
      </w:r>
      <w:r w:rsidR="00CE56CA" w:rsidRPr="00DE50E0">
        <w:rPr>
          <w:rFonts w:ascii="Adobe Thai" w:hAnsi="Adobe Thai" w:cs="Adobe Thai"/>
        </w:rPr>
        <w:t>tent</w:t>
      </w:r>
      <w:r w:rsidRPr="00DE50E0">
        <w:rPr>
          <w:rFonts w:ascii="Adobe Thai" w:hAnsi="Adobe Thai" w:cs="Adobe Thai"/>
        </w:rPr>
        <w:t xml:space="preserve"> en évidence les pertes associées à ce comportement </w:t>
      </w:r>
      <w:r w:rsidR="00CE56CA" w:rsidRPr="00DE50E0">
        <w:rPr>
          <w:rFonts w:ascii="Adobe Thai" w:hAnsi="Adobe Thai" w:cs="Adobe Thai"/>
        </w:rPr>
        <w:t>non linéaire en observant expérimentalement la formation de vortex de chaque côté de la perforation ainsi que des effets de circulation d’air.</w:t>
      </w:r>
      <w:r w:rsidR="00593612" w:rsidRPr="00DE50E0">
        <w:rPr>
          <w:rFonts w:ascii="Adobe Thai" w:hAnsi="Adobe Thai" w:cs="Adobe Thai"/>
        </w:rPr>
        <w:t xml:space="preserve"> </w:t>
      </w:r>
      <w:r w:rsidR="00CE56CA" w:rsidRPr="00DE50E0">
        <w:rPr>
          <w:rFonts w:ascii="Adobe Thai" w:hAnsi="Adobe Thai" w:cs="Adobe Thai"/>
        </w:rPr>
        <w:t xml:space="preserve">Ingard </w:t>
      </w:r>
      <w:r w:rsidR="00593612" w:rsidRPr="00DE50E0">
        <w:rPr>
          <w:rFonts w:ascii="Adobe Thai" w:hAnsi="Adobe Thai" w:cs="Adobe Thai"/>
        </w:rPr>
        <w:t xml:space="preserve">(1968) </w:t>
      </w:r>
      <w:r w:rsidR="00CE56CA" w:rsidRPr="00DE50E0">
        <w:rPr>
          <w:rFonts w:ascii="Adobe Thai" w:hAnsi="Adobe Thai" w:cs="Adobe Thai"/>
        </w:rPr>
        <w:t>propose plus tard un modèle pour la résistivité en fonction de la vitesse acoustique que Zinn (1970) complète en tenant compte du coefficient de décharge de la perforation.</w:t>
      </w:r>
      <w:r w:rsidR="00593612" w:rsidRPr="00DE50E0">
        <w:rPr>
          <w:rFonts w:ascii="Adobe Thai" w:hAnsi="Adobe Thai" w:cs="Adobe Thai"/>
        </w:rPr>
        <w:t xml:space="preserve"> Ingard et </w:t>
      </w:r>
      <w:proofErr w:type="spellStart"/>
      <w:r w:rsidR="00593612" w:rsidRPr="00DE50E0">
        <w:rPr>
          <w:rFonts w:ascii="Adobe Thai" w:hAnsi="Adobe Thai" w:cs="Adobe Thai"/>
        </w:rPr>
        <w:t>Ising</w:t>
      </w:r>
      <w:proofErr w:type="spellEnd"/>
      <w:r w:rsidR="00593612" w:rsidRPr="00DE50E0">
        <w:rPr>
          <w:rFonts w:ascii="Adobe Thai" w:hAnsi="Adobe Thai" w:cs="Adobe Thai"/>
        </w:rPr>
        <w:t xml:space="preserve"> (1967) observe par ailleurs que les non-linéarités ont tendance à réduire le terme de correction utilisé par tenir des comptes des effets de masse ajoutée, passant du simple au double selon le niveau d’excitation. Pour tenir compte de ce phénomène, Guess (1975) propose empiriquement un terme de correction pour la masse ajoutée, exprimé à partir du nombre de Mach de la perforation.</w:t>
      </w:r>
    </w:p>
    <w:p w14:paraId="2D72EA6C" w14:textId="48197D0C" w:rsidR="001E285E" w:rsidRDefault="00B10A87" w:rsidP="00E07642">
      <w:pPr>
        <w:spacing w:line="276" w:lineRule="auto"/>
        <w:jc w:val="both"/>
        <w:rPr>
          <w:rFonts w:ascii="Adobe Thai" w:hAnsi="Adobe Thai" w:cs="Adobe Thai"/>
        </w:rPr>
      </w:pPr>
      <w:r w:rsidRPr="00DE50E0">
        <w:rPr>
          <w:rFonts w:ascii="Adobe Thai" w:hAnsi="Adobe Thai" w:cs="Adobe Thai"/>
        </w:rPr>
        <w:t xml:space="preserve">Dans le modèle de fluide équivalent de </w:t>
      </w:r>
      <w:r w:rsidRPr="00A265C3">
        <w:rPr>
          <w:rFonts w:ascii="Adobe Thai" w:hAnsi="Adobe Thai" w:cs="Adobe Thai"/>
          <w:highlight w:val="cyan"/>
          <w:rPrChange w:id="604" w:author="Lopez, Maël" w:date="2023-12-22T12:04:00Z">
            <w:rPr>
              <w:rFonts w:ascii="Adobe Thai" w:hAnsi="Adobe Thai" w:cs="Adobe Thai"/>
            </w:rPr>
          </w:rPrChange>
        </w:rPr>
        <w:t>Laly</w:t>
      </w:r>
      <w:r w:rsidRPr="00DE50E0">
        <w:rPr>
          <w:rFonts w:ascii="Adobe Thai" w:hAnsi="Adobe Thai" w:cs="Adobe Thai"/>
        </w:rPr>
        <w:t>, les effets non linéaires sont pris en compte dans la reformulation de la résistivité au flux d’air</w:t>
      </w:r>
      <w:r w:rsidR="00785126" w:rsidRPr="00DE50E0">
        <w:rPr>
          <w:rFonts w:ascii="Adobe Thai" w:hAnsi="Adobe Thai" w:cs="Adobe Thai"/>
        </w:rPr>
        <w:t xml:space="preserve"> (eq. 27)</w:t>
      </w:r>
      <w:r w:rsidRPr="00DE50E0">
        <w:rPr>
          <w:rFonts w:ascii="Adobe Thai" w:hAnsi="Adobe Thai" w:cs="Adobe Thai"/>
        </w:rPr>
        <w:t xml:space="preserve"> et dans celle de la tortuosité</w:t>
      </w:r>
      <w:r w:rsidR="00785126" w:rsidRPr="00DE50E0">
        <w:rPr>
          <w:rFonts w:ascii="Adobe Thai" w:hAnsi="Adobe Thai" w:cs="Adobe Thai"/>
        </w:rPr>
        <w:t xml:space="preserve"> (eq.28) lesquelles sont directement reliées à la pression acoustique efficace</w:t>
      </w:r>
      <w:r w:rsidRPr="00DE50E0">
        <w:rPr>
          <w:rFonts w:ascii="Adobe Thai" w:hAnsi="Adobe Thai" w:cs="Adobe Thai"/>
        </w:rPr>
        <w:t>.</w:t>
      </w:r>
    </w:p>
    <w:p w14:paraId="0C1E7A22" w14:textId="77777777" w:rsidR="00821B5F" w:rsidRPr="00DE50E0" w:rsidRDefault="00821B5F" w:rsidP="00E07642">
      <w:pPr>
        <w:spacing w:line="276" w:lineRule="auto"/>
        <w:jc w:val="both"/>
        <w:rPr>
          <w:rFonts w:ascii="Adobe Thai" w:hAnsi="Adobe Thai" w:cs="Adobe Thai"/>
        </w:rPr>
      </w:pPr>
    </w:p>
    <w:p w14:paraId="71666EE8" w14:textId="57D63CF7" w:rsidR="00B30F92" w:rsidRPr="00DE50E0" w:rsidRDefault="00B30F92" w:rsidP="00E07642">
      <w:pPr>
        <w:pStyle w:val="Titre2"/>
        <w:spacing w:line="276" w:lineRule="auto"/>
        <w:rPr>
          <w:rFonts w:ascii="Adobe Thai" w:hAnsi="Adobe Thai" w:cs="Adobe Thai"/>
        </w:rPr>
      </w:pPr>
      <w:bookmarkStart w:id="605" w:name="_Toc153965143"/>
      <w:r w:rsidRPr="00DE50E0">
        <w:rPr>
          <w:rFonts w:ascii="Adobe Thai" w:hAnsi="Adobe Thai" w:cs="Adobe Thai"/>
        </w:rPr>
        <w:t>Prise en compte de l’écoulement</w:t>
      </w:r>
      <w:bookmarkEnd w:id="605"/>
    </w:p>
    <w:p w14:paraId="0B95B99D" w14:textId="77777777" w:rsidR="00F6467C" w:rsidRPr="00DE50E0" w:rsidRDefault="00F6467C" w:rsidP="00E07642">
      <w:pPr>
        <w:spacing w:line="276" w:lineRule="auto"/>
        <w:rPr>
          <w:rFonts w:ascii="Adobe Thai" w:hAnsi="Adobe Thai" w:cs="Adobe Thai"/>
        </w:rPr>
      </w:pPr>
    </w:p>
    <w:p w14:paraId="47ADDCB4" w14:textId="589F0C22" w:rsidR="001D4015" w:rsidRPr="00DE50E0" w:rsidRDefault="001D4015" w:rsidP="00E07642">
      <w:pPr>
        <w:spacing w:line="276" w:lineRule="auto"/>
        <w:jc w:val="both"/>
        <w:rPr>
          <w:rFonts w:ascii="Adobe Thai" w:hAnsi="Adobe Thai" w:cs="Adobe Thai"/>
        </w:rPr>
      </w:pPr>
      <w:r w:rsidRPr="00DE50E0">
        <w:rPr>
          <w:rFonts w:ascii="Adobe Thai" w:hAnsi="Adobe Thai" w:cs="Adobe Thai"/>
        </w:rPr>
        <w:t xml:space="preserve">Si </w:t>
      </w:r>
      <w:r w:rsidRPr="00A265C3">
        <w:rPr>
          <w:rFonts w:ascii="Adobe Thai" w:hAnsi="Adobe Thai" w:cs="Adobe Thai"/>
          <w:highlight w:val="cyan"/>
          <w:rPrChange w:id="606" w:author="Lopez, Maël" w:date="2023-12-22T12:01:00Z">
            <w:rPr>
              <w:rFonts w:ascii="Adobe Thai" w:hAnsi="Adobe Thai" w:cs="Adobe Thai"/>
            </w:rPr>
          </w:rPrChange>
        </w:rPr>
        <w:t>on</w:t>
      </w:r>
      <w:r w:rsidRPr="00DE50E0">
        <w:rPr>
          <w:rFonts w:ascii="Adobe Thai" w:hAnsi="Adobe Thai" w:cs="Adobe Thai"/>
        </w:rPr>
        <w:t xml:space="preserve"> considère un écoulement rasant à la surface du liner comme c’est le cas avec les nacelles d’avion, on se rend compte que le vortex acoustique qui se forme à l’entrée d’un orifice de la MPP va être déplacé et déformé par </w:t>
      </w:r>
      <w:r w:rsidR="008D7F59" w:rsidRPr="00DE50E0">
        <w:rPr>
          <w:rFonts w:ascii="Adobe Thai" w:hAnsi="Adobe Thai" w:cs="Adobe Thai"/>
        </w:rPr>
        <w:t>le fluide</w:t>
      </w:r>
      <w:r w:rsidRPr="00DE50E0">
        <w:rPr>
          <w:rFonts w:ascii="Adobe Thai" w:hAnsi="Adobe Thai" w:cs="Adobe Thai"/>
        </w:rPr>
        <w:t>.</w:t>
      </w:r>
      <w:r w:rsidR="007E63C0" w:rsidRPr="00DE50E0">
        <w:rPr>
          <w:rFonts w:ascii="Adobe Thai" w:hAnsi="Adobe Thai" w:cs="Adobe Thai"/>
        </w:rPr>
        <w:t xml:space="preserve"> Plus la vitesse acoustique est importante, plus le vortex formé est important</w:t>
      </w:r>
      <w:r w:rsidR="008D7F59" w:rsidRPr="00DE50E0">
        <w:rPr>
          <w:rFonts w:ascii="Adobe Thai" w:hAnsi="Adobe Thai" w:cs="Adobe Thai"/>
        </w:rPr>
        <w:t xml:space="preserve"> comme </w:t>
      </w:r>
      <w:r w:rsidR="008D7F59" w:rsidRPr="004A5CF0">
        <w:rPr>
          <w:rFonts w:ascii="Adobe Thai" w:hAnsi="Adobe Thai" w:cs="Adobe Thai"/>
          <w:highlight w:val="cyan"/>
          <w:rPrChange w:id="607" w:author="Lopez, Maël" w:date="2023-12-22T12:05:00Z">
            <w:rPr>
              <w:rFonts w:ascii="Adobe Thai" w:hAnsi="Adobe Thai" w:cs="Adobe Thai"/>
            </w:rPr>
          </w:rPrChange>
        </w:rPr>
        <w:t>on</w:t>
      </w:r>
      <w:r w:rsidR="008D7F59" w:rsidRPr="00DE50E0">
        <w:rPr>
          <w:rFonts w:ascii="Adobe Thai" w:hAnsi="Adobe Thai" w:cs="Adobe Thai"/>
        </w:rPr>
        <w:t xml:space="preserve"> peut le constater sur les figures </w:t>
      </w:r>
      <w:r w:rsidR="005F2EE3" w:rsidRPr="00DE50E0">
        <w:rPr>
          <w:rFonts w:ascii="Adobe Thai" w:hAnsi="Adobe Thai" w:cs="Adobe Thai"/>
        </w:rPr>
        <w:t>19 et 20</w:t>
      </w:r>
      <w:r w:rsidR="008D7F59" w:rsidRPr="00DE50E0">
        <w:rPr>
          <w:rFonts w:ascii="Adobe Thai" w:hAnsi="Adobe Thai" w:cs="Adobe Thai"/>
        </w:rPr>
        <w:t>.</w:t>
      </w:r>
      <w:r w:rsidR="007E63C0" w:rsidRPr="00DE50E0">
        <w:rPr>
          <w:rFonts w:ascii="Adobe Thai" w:hAnsi="Adobe Thai" w:cs="Adobe Thai"/>
        </w:rPr>
        <w:t xml:space="preserve"> </w:t>
      </w:r>
      <w:r w:rsidR="007E63C0" w:rsidRPr="004A5CF0">
        <w:rPr>
          <w:rFonts w:ascii="Adobe Thai" w:hAnsi="Adobe Thai" w:cs="Adobe Thai"/>
          <w:highlight w:val="cyan"/>
          <w:rPrChange w:id="608" w:author="Lopez, Maël" w:date="2023-12-22T12:05:00Z">
            <w:rPr>
              <w:rFonts w:ascii="Adobe Thai" w:hAnsi="Adobe Thai" w:cs="Adobe Thai"/>
            </w:rPr>
          </w:rPrChange>
        </w:rPr>
        <w:t>Il</w:t>
      </w:r>
      <w:r w:rsidR="007E63C0" w:rsidRPr="00DE50E0">
        <w:rPr>
          <w:rFonts w:ascii="Adobe Thai" w:hAnsi="Adobe Thai" w:cs="Adobe Thai"/>
        </w:rPr>
        <w:t xml:space="preserve"> y a donc un </w:t>
      </w:r>
      <w:commentRangeStart w:id="609"/>
      <w:r w:rsidR="007E63C0" w:rsidRPr="00DE50E0">
        <w:rPr>
          <w:rFonts w:ascii="Adobe Thai" w:hAnsi="Adobe Thai" w:cs="Adobe Thai"/>
        </w:rPr>
        <w:t xml:space="preserve">couplage </w:t>
      </w:r>
      <w:commentRangeEnd w:id="609"/>
      <w:r w:rsidR="004A5CF0">
        <w:rPr>
          <w:rStyle w:val="Marquedecommentaire"/>
        </w:rPr>
        <w:commentReference w:id="609"/>
      </w:r>
      <w:r w:rsidR="007E63C0" w:rsidRPr="00DE50E0">
        <w:rPr>
          <w:rFonts w:ascii="Adobe Thai" w:hAnsi="Adobe Thai" w:cs="Adobe Thai"/>
        </w:rPr>
        <w:t>entre la prise en compte des forts niveaux et celle de l’écoulement</w:t>
      </w:r>
      <w:r w:rsidR="00303B19" w:rsidRPr="00DE50E0">
        <w:rPr>
          <w:rFonts w:ascii="Adobe Thai" w:hAnsi="Adobe Thai" w:cs="Adobe Thai"/>
        </w:rPr>
        <w:t>.</w:t>
      </w:r>
    </w:p>
    <w:p w14:paraId="3E75901D" w14:textId="5B29E309" w:rsidR="00C01849" w:rsidRPr="00DE50E0" w:rsidRDefault="008D7F59" w:rsidP="00E07642">
      <w:pPr>
        <w:spacing w:line="276" w:lineRule="auto"/>
        <w:jc w:val="both"/>
        <w:rPr>
          <w:rFonts w:ascii="Adobe Thai" w:hAnsi="Adobe Thai" w:cs="Adobe Thai"/>
        </w:rPr>
      </w:pPr>
      <w:r w:rsidRPr="00DE50E0">
        <w:rPr>
          <w:rFonts w:ascii="Adobe Thai" w:hAnsi="Adobe Thai" w:cs="Adobe Thai"/>
        </w:rPr>
        <w:t xml:space="preserve">Par ailleurs, </w:t>
      </w:r>
      <w:r w:rsidRPr="004A5CF0">
        <w:rPr>
          <w:rFonts w:ascii="Adobe Thai" w:hAnsi="Adobe Thai" w:cs="Adobe Thai"/>
          <w:highlight w:val="cyan"/>
          <w:rPrChange w:id="610" w:author="Lopez, Maël" w:date="2023-12-22T12:05:00Z">
            <w:rPr>
              <w:rFonts w:ascii="Adobe Thai" w:hAnsi="Adobe Thai" w:cs="Adobe Thai"/>
            </w:rPr>
          </w:rPrChange>
        </w:rPr>
        <w:t>on</w:t>
      </w:r>
      <w:r w:rsidRPr="00DE50E0">
        <w:rPr>
          <w:rFonts w:ascii="Adobe Thai" w:hAnsi="Adobe Thai" w:cs="Adobe Thai"/>
        </w:rPr>
        <w:t xml:space="preserve"> a </w:t>
      </w:r>
      <w:r w:rsidR="00C01849" w:rsidRPr="00DE50E0">
        <w:rPr>
          <w:rFonts w:ascii="Adobe Thai" w:hAnsi="Adobe Thai" w:cs="Adobe Thai"/>
        </w:rPr>
        <w:t>constaté</w:t>
      </w:r>
      <w:r w:rsidRPr="00DE50E0">
        <w:rPr>
          <w:rFonts w:ascii="Adobe Thai" w:hAnsi="Adobe Thai" w:cs="Adobe Thai"/>
        </w:rPr>
        <w:t xml:space="preserve"> que l’absorption du son pouvait être tout à fait significative en présence d’un écoulement fluide, et ce, sur une plage de fréquence plus large qu’en l’absence d’écoulemen</w:t>
      </w:r>
      <w:r w:rsidR="007C580C" w:rsidRPr="00DE50E0">
        <w:rPr>
          <w:rFonts w:ascii="Adobe Thai" w:hAnsi="Adobe Thai" w:cs="Adobe Thai"/>
        </w:rPr>
        <w:t>t</w:t>
      </w:r>
      <w:r w:rsidR="007C580C" w:rsidRPr="00DE50E0">
        <w:rPr>
          <w:rStyle w:val="Appeldenotedefin"/>
          <w:rFonts w:ascii="Adobe Thai" w:hAnsi="Adobe Thai" w:cs="Adobe Thai"/>
        </w:rPr>
        <w:endnoteReference w:id="55"/>
      </w:r>
      <w:r w:rsidR="00C01849" w:rsidRPr="00DE50E0">
        <w:rPr>
          <w:rFonts w:ascii="Adobe Thai" w:hAnsi="Adobe Thai" w:cs="Adobe Thai"/>
        </w:rPr>
        <w:t>. De plus, il semblerait que le nombre de Mach, habituellement utilisé pour décrire un écoulement, ne soit qu’indirectement lié aux phénomènes précédemment évoqués. En effet, c'est la vitesse dans la couche limite de friction qui aurait un impact sur l’impédance de surface</w:t>
      </w:r>
      <w:r w:rsidR="009548C2" w:rsidRPr="00DE50E0">
        <w:rPr>
          <w:rStyle w:val="Appeldenotedefin"/>
          <w:rFonts w:ascii="Adobe Thai" w:hAnsi="Adobe Thai" w:cs="Adobe Thai"/>
        </w:rPr>
        <w:endnoteReference w:id="56"/>
      </w:r>
      <w:r w:rsidR="00C01849" w:rsidRPr="00DE50E0">
        <w:rPr>
          <w:rFonts w:ascii="Adobe Thai" w:hAnsi="Adobe Thai" w:cs="Adobe Thai"/>
        </w:rPr>
        <w:t>. Celle-ci dépend des conditions d’excitations</w:t>
      </w:r>
      <w:r w:rsidR="00E677B5" w:rsidRPr="00DE50E0">
        <w:rPr>
          <w:rFonts w:ascii="Adobe Thai" w:hAnsi="Adobe Thai" w:cs="Adobe Thai"/>
        </w:rPr>
        <w:t xml:space="preserve"> ainsi que de la géométrie de la surface du liner. </w:t>
      </w:r>
    </w:p>
    <w:p w14:paraId="1EB9250A" w14:textId="77777777" w:rsidR="0071362F" w:rsidRDefault="0071362F" w:rsidP="00E07642">
      <w:pPr>
        <w:spacing w:line="276" w:lineRule="auto"/>
        <w:jc w:val="both"/>
        <w:rPr>
          <w:rFonts w:ascii="Adobe Thai" w:hAnsi="Adobe Thai" w:cs="Adobe Thai"/>
        </w:rPr>
      </w:pPr>
    </w:p>
    <w:p w14:paraId="35202E6D" w14:textId="77777777" w:rsidR="00821B5F" w:rsidRDefault="00821B5F" w:rsidP="00E07642">
      <w:pPr>
        <w:spacing w:line="276" w:lineRule="auto"/>
        <w:jc w:val="both"/>
        <w:rPr>
          <w:rFonts w:ascii="Adobe Thai" w:hAnsi="Adobe Thai" w:cs="Adobe Thai"/>
        </w:rPr>
      </w:pPr>
    </w:p>
    <w:p w14:paraId="6DE5CF4B" w14:textId="77777777" w:rsidR="00821B5F" w:rsidRPr="00DE50E0" w:rsidRDefault="00821B5F" w:rsidP="00E07642">
      <w:pPr>
        <w:spacing w:line="276" w:lineRule="auto"/>
        <w:jc w:val="both"/>
        <w:rPr>
          <w:rFonts w:ascii="Adobe Thai" w:hAnsi="Adobe Thai" w:cs="Adobe Thai"/>
        </w:rPr>
      </w:pPr>
    </w:p>
    <w:p w14:paraId="6D372464" w14:textId="77777777" w:rsidR="0071362F" w:rsidRPr="00DE50E0" w:rsidRDefault="0071362F" w:rsidP="00E07642">
      <w:pPr>
        <w:spacing w:line="276" w:lineRule="auto"/>
        <w:jc w:val="both"/>
        <w:rPr>
          <w:rFonts w:ascii="Adobe Thai" w:hAnsi="Adobe Thai" w:cs="Adobe Thai"/>
        </w:rPr>
      </w:pPr>
    </w:p>
    <w:p w14:paraId="6D3CC708" w14:textId="77777777" w:rsidR="0071362F" w:rsidRPr="00DE50E0" w:rsidRDefault="0071362F" w:rsidP="00E07642">
      <w:pPr>
        <w:spacing w:line="276" w:lineRule="auto"/>
        <w:jc w:val="both"/>
        <w:rPr>
          <w:rFonts w:ascii="Adobe Thai" w:hAnsi="Adobe Thai" w:cs="Adobe Thai"/>
        </w:rPr>
      </w:pPr>
    </w:p>
    <w:p w14:paraId="69B2E37D" w14:textId="7C1D283B" w:rsidR="00303B19" w:rsidRPr="00DE50E0" w:rsidRDefault="00C045DF" w:rsidP="00E07642">
      <w:pPr>
        <w:spacing w:line="276" w:lineRule="auto"/>
        <w:jc w:val="both"/>
        <w:rPr>
          <w:rFonts w:ascii="Adobe Thai" w:hAnsi="Adobe Thai" w:cs="Adobe Thai"/>
        </w:rPr>
      </w:pPr>
      <w:r w:rsidRPr="00DE50E0">
        <w:rPr>
          <w:rFonts w:ascii="Adobe Thai" w:hAnsi="Adobe Thai" w:cs="Adobe Thai"/>
          <w:noProof/>
        </w:rPr>
        <w:lastRenderedPageBreak/>
        <w:drawing>
          <wp:anchor distT="0" distB="0" distL="114300" distR="114300" simplePos="0" relativeHeight="251655168" behindDoc="0" locked="0" layoutInCell="1" allowOverlap="1" wp14:anchorId="1CF62C31" wp14:editId="203BE039">
            <wp:simplePos x="0" y="0"/>
            <wp:positionH relativeFrom="column">
              <wp:posOffset>1562735</wp:posOffset>
            </wp:positionH>
            <wp:positionV relativeFrom="paragraph">
              <wp:posOffset>25400</wp:posOffset>
            </wp:positionV>
            <wp:extent cx="2636499" cy="1834086"/>
            <wp:effectExtent l="0" t="0" r="0" b="0"/>
            <wp:wrapSquare wrapText="bothSides"/>
            <wp:docPr id="1738921056" name="Image 1" descr="Une image contenant graphisme, Graphique, Caractère coloré, capture d’écra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921056" name="Image 1" descr="Une image contenant graphisme, Graphique, Caractère coloré, capture d’écran&#10;&#10;Description générée automatiquement"/>
                    <pic:cNvPicPr/>
                  </pic:nvPicPr>
                  <pic:blipFill>
                    <a:blip r:embed="rId38">
                      <a:extLst>
                        <a:ext uri="{28A0092B-C50C-407E-A947-70E740481C1C}">
                          <a14:useLocalDpi xmlns:a14="http://schemas.microsoft.com/office/drawing/2010/main" val="0"/>
                        </a:ext>
                      </a:extLst>
                    </a:blip>
                    <a:stretch>
                      <a:fillRect/>
                    </a:stretch>
                  </pic:blipFill>
                  <pic:spPr>
                    <a:xfrm>
                      <a:off x="0" y="0"/>
                      <a:ext cx="2636499" cy="1834086"/>
                    </a:xfrm>
                    <a:prstGeom prst="rect">
                      <a:avLst/>
                    </a:prstGeom>
                  </pic:spPr>
                </pic:pic>
              </a:graphicData>
            </a:graphic>
          </wp:anchor>
        </w:drawing>
      </w:r>
    </w:p>
    <w:p w14:paraId="08C9D21D" w14:textId="04EC664C" w:rsidR="001D4015" w:rsidRPr="00DE50E0" w:rsidRDefault="001D4015" w:rsidP="00E07642">
      <w:pPr>
        <w:spacing w:line="276" w:lineRule="auto"/>
        <w:rPr>
          <w:rFonts w:ascii="Adobe Thai" w:hAnsi="Adobe Thai" w:cs="Adobe Thai"/>
        </w:rPr>
      </w:pPr>
    </w:p>
    <w:p w14:paraId="2F897F81" w14:textId="77777777" w:rsidR="00C045DF" w:rsidRPr="00DE50E0" w:rsidRDefault="00C045DF" w:rsidP="00E07642">
      <w:pPr>
        <w:spacing w:line="276" w:lineRule="auto"/>
        <w:rPr>
          <w:rFonts w:ascii="Adobe Thai" w:hAnsi="Adobe Thai" w:cs="Adobe Thai"/>
        </w:rPr>
      </w:pPr>
    </w:p>
    <w:p w14:paraId="4F5686C0" w14:textId="77777777" w:rsidR="00C045DF" w:rsidRPr="00DE50E0" w:rsidRDefault="00C045DF" w:rsidP="00E07642">
      <w:pPr>
        <w:spacing w:line="276" w:lineRule="auto"/>
        <w:rPr>
          <w:rFonts w:ascii="Adobe Thai" w:hAnsi="Adobe Thai" w:cs="Adobe Thai"/>
        </w:rPr>
      </w:pPr>
    </w:p>
    <w:p w14:paraId="4B635AEB" w14:textId="77777777" w:rsidR="00C045DF" w:rsidRPr="00DE50E0" w:rsidRDefault="00C045DF" w:rsidP="00E07642">
      <w:pPr>
        <w:spacing w:line="276" w:lineRule="auto"/>
        <w:rPr>
          <w:rFonts w:ascii="Adobe Thai" w:hAnsi="Adobe Thai" w:cs="Adobe Thai"/>
        </w:rPr>
      </w:pPr>
    </w:p>
    <w:p w14:paraId="4D346F6B" w14:textId="77777777" w:rsidR="00C045DF" w:rsidRPr="00DE50E0" w:rsidRDefault="00C045DF" w:rsidP="00E07642">
      <w:pPr>
        <w:spacing w:line="276" w:lineRule="auto"/>
        <w:rPr>
          <w:rFonts w:ascii="Adobe Thai" w:hAnsi="Adobe Thai" w:cs="Adobe Thai"/>
        </w:rPr>
      </w:pPr>
    </w:p>
    <w:p w14:paraId="668393EE" w14:textId="77777777" w:rsidR="00C045DF" w:rsidRPr="00DE50E0" w:rsidRDefault="00C045DF" w:rsidP="00E07642">
      <w:pPr>
        <w:spacing w:line="276" w:lineRule="auto"/>
        <w:jc w:val="center"/>
        <w:rPr>
          <w:rFonts w:ascii="Adobe Thai" w:hAnsi="Adobe Thai" w:cs="Adobe Thai"/>
        </w:rPr>
      </w:pPr>
    </w:p>
    <w:p w14:paraId="7F4DA1CF" w14:textId="23663B67" w:rsidR="00C045DF" w:rsidRPr="00DE50E0" w:rsidRDefault="009548C2" w:rsidP="00E07642">
      <w:pPr>
        <w:spacing w:line="276" w:lineRule="auto"/>
        <w:jc w:val="center"/>
        <w:rPr>
          <w:rStyle w:val="Accentuation"/>
          <w:rFonts w:ascii="Adobe Thai" w:hAnsi="Adobe Thai" w:cs="Adobe Thai"/>
        </w:rPr>
      </w:pPr>
      <w:r w:rsidRPr="00DE50E0">
        <w:rPr>
          <w:rStyle w:val="Accentuation"/>
          <w:rFonts w:ascii="Adobe Thai" w:hAnsi="Adobe Thai" w:cs="Adobe Thai"/>
        </w:rPr>
        <w:t>Figure</w:t>
      </w:r>
      <w:r w:rsidR="005F2EE3" w:rsidRPr="00DE50E0">
        <w:rPr>
          <w:rStyle w:val="Accentuation"/>
          <w:rFonts w:ascii="Adobe Thai" w:hAnsi="Adobe Thai" w:cs="Adobe Thai"/>
        </w:rPr>
        <w:t xml:space="preserve"> 19</w:t>
      </w:r>
      <w:r w:rsidRPr="00DE50E0">
        <w:rPr>
          <w:rStyle w:val="Accentuation"/>
          <w:rFonts w:ascii="Adobe Thai" w:hAnsi="Adobe Thai" w:cs="Adobe Thai"/>
        </w:rPr>
        <w:t xml:space="preserve"> : </w:t>
      </w:r>
      <w:r w:rsidR="00920208" w:rsidRPr="00DE50E0">
        <w:rPr>
          <w:rStyle w:val="Accentuation"/>
          <w:rFonts w:ascii="Adobe Thai" w:hAnsi="Adobe Thai" w:cs="Adobe Thai"/>
        </w:rPr>
        <w:t>Impact de l’écoulement</w:t>
      </w:r>
      <w:r w:rsidR="00C045DF" w:rsidRPr="00DE50E0">
        <w:rPr>
          <w:rStyle w:val="Accentuation"/>
          <w:rFonts w:ascii="Adobe Thai" w:hAnsi="Adobe Thai" w:cs="Adobe Thai"/>
        </w:rPr>
        <w:t xml:space="preserve"> sur le champ de pression acoustique à</w:t>
      </w:r>
      <w:r w:rsidR="00920208" w:rsidRPr="00DE50E0">
        <w:rPr>
          <w:rStyle w:val="Accentuation"/>
          <w:rFonts w:ascii="Adobe Thai" w:hAnsi="Adobe Thai" w:cs="Adobe Thai"/>
        </w:rPr>
        <w:t xml:space="preserve"> faible niveau</w:t>
      </w:r>
      <w:r w:rsidRPr="00DE50E0">
        <w:rPr>
          <w:rStyle w:val="Accentuation"/>
          <w:rFonts w:ascii="Adobe Thai" w:hAnsi="Adobe Thai" w:cs="Adobe Thai"/>
        </w:rPr>
        <w:endnoteReference w:id="57"/>
      </w:r>
      <w:r w:rsidRPr="00DE50E0">
        <w:rPr>
          <w:rStyle w:val="Accentuation"/>
          <w:rFonts w:ascii="Adobe Thai" w:hAnsi="Adobe Thai" w:cs="Adobe Thai"/>
        </w:rPr>
        <w:t>.</w:t>
      </w:r>
    </w:p>
    <w:p w14:paraId="67BF231C" w14:textId="1FB19E5E" w:rsidR="00C045DF" w:rsidRPr="00DE50E0" w:rsidRDefault="00C045DF" w:rsidP="00E07642">
      <w:pPr>
        <w:spacing w:line="276" w:lineRule="auto"/>
        <w:jc w:val="center"/>
        <w:rPr>
          <w:rFonts w:ascii="Adobe Thai" w:hAnsi="Adobe Thai" w:cs="Adobe Thai"/>
        </w:rPr>
      </w:pPr>
      <w:r w:rsidRPr="00DE50E0">
        <w:rPr>
          <w:rFonts w:ascii="Adobe Thai" w:hAnsi="Adobe Thai" w:cs="Adobe Thai"/>
          <w:noProof/>
        </w:rPr>
        <w:drawing>
          <wp:anchor distT="0" distB="0" distL="114300" distR="114300" simplePos="0" relativeHeight="251650048" behindDoc="0" locked="0" layoutInCell="1" allowOverlap="1" wp14:anchorId="0AE96520" wp14:editId="76AF3B81">
            <wp:simplePos x="0" y="0"/>
            <wp:positionH relativeFrom="margin">
              <wp:posOffset>1517015</wp:posOffset>
            </wp:positionH>
            <wp:positionV relativeFrom="paragraph">
              <wp:posOffset>6350</wp:posOffset>
            </wp:positionV>
            <wp:extent cx="2708275" cy="1875155"/>
            <wp:effectExtent l="0" t="0" r="0" b="0"/>
            <wp:wrapSquare wrapText="bothSides"/>
            <wp:docPr id="682926711" name="Image 1" descr="Une image contenant graphisme, Rectangle, capture d’écran, Graphiqu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926711" name="Image 1" descr="Une image contenant graphisme, Rectangle, capture d’écran, Graphique&#10;&#10;Description générée automatiquement"/>
                    <pic:cNvPicPr/>
                  </pic:nvPicPr>
                  <pic:blipFill>
                    <a:blip r:embed="rId39">
                      <a:extLst>
                        <a:ext uri="{28A0092B-C50C-407E-A947-70E740481C1C}">
                          <a14:useLocalDpi xmlns:a14="http://schemas.microsoft.com/office/drawing/2010/main" val="0"/>
                        </a:ext>
                      </a:extLst>
                    </a:blip>
                    <a:stretch>
                      <a:fillRect/>
                    </a:stretch>
                  </pic:blipFill>
                  <pic:spPr>
                    <a:xfrm>
                      <a:off x="0" y="0"/>
                      <a:ext cx="2708275" cy="1875155"/>
                    </a:xfrm>
                    <a:prstGeom prst="rect">
                      <a:avLst/>
                    </a:prstGeom>
                  </pic:spPr>
                </pic:pic>
              </a:graphicData>
            </a:graphic>
          </wp:anchor>
        </w:drawing>
      </w:r>
    </w:p>
    <w:p w14:paraId="2806EF38" w14:textId="785E784C" w:rsidR="00C045DF" w:rsidRPr="00DE50E0" w:rsidRDefault="00C045DF" w:rsidP="00E07642">
      <w:pPr>
        <w:spacing w:line="276" w:lineRule="auto"/>
        <w:jc w:val="center"/>
        <w:rPr>
          <w:rFonts w:ascii="Adobe Thai" w:hAnsi="Adobe Thai" w:cs="Adobe Thai"/>
        </w:rPr>
      </w:pPr>
    </w:p>
    <w:p w14:paraId="7368C653" w14:textId="77777777" w:rsidR="00C045DF" w:rsidRPr="00DE50E0" w:rsidRDefault="00C045DF" w:rsidP="00E07642">
      <w:pPr>
        <w:spacing w:line="276" w:lineRule="auto"/>
        <w:jc w:val="center"/>
        <w:rPr>
          <w:rFonts w:ascii="Adobe Thai" w:hAnsi="Adobe Thai" w:cs="Adobe Thai"/>
        </w:rPr>
      </w:pPr>
    </w:p>
    <w:p w14:paraId="69DA0CB4" w14:textId="77777777" w:rsidR="00C045DF" w:rsidRPr="00DE50E0" w:rsidRDefault="00C045DF" w:rsidP="00E07642">
      <w:pPr>
        <w:spacing w:line="276" w:lineRule="auto"/>
        <w:jc w:val="center"/>
        <w:rPr>
          <w:rFonts w:ascii="Adobe Thai" w:hAnsi="Adobe Thai" w:cs="Adobe Thai"/>
        </w:rPr>
      </w:pPr>
    </w:p>
    <w:p w14:paraId="5471D78E" w14:textId="77777777" w:rsidR="00C045DF" w:rsidRPr="00DE50E0" w:rsidRDefault="00C045DF" w:rsidP="00E07642">
      <w:pPr>
        <w:spacing w:line="276" w:lineRule="auto"/>
        <w:jc w:val="center"/>
        <w:rPr>
          <w:rFonts w:ascii="Adobe Thai" w:hAnsi="Adobe Thai" w:cs="Adobe Thai"/>
        </w:rPr>
      </w:pPr>
    </w:p>
    <w:p w14:paraId="27A9CF4C" w14:textId="77777777" w:rsidR="00C045DF" w:rsidRPr="00DE50E0" w:rsidRDefault="00C045DF" w:rsidP="00E07642">
      <w:pPr>
        <w:spacing w:line="276" w:lineRule="auto"/>
        <w:jc w:val="center"/>
        <w:rPr>
          <w:rFonts w:ascii="Adobe Thai" w:hAnsi="Adobe Thai" w:cs="Adobe Thai"/>
        </w:rPr>
      </w:pPr>
    </w:p>
    <w:p w14:paraId="6FA60FFA" w14:textId="77777777" w:rsidR="00C045DF" w:rsidRPr="00DE50E0" w:rsidRDefault="00C045DF" w:rsidP="00E07642">
      <w:pPr>
        <w:spacing w:line="276" w:lineRule="auto"/>
        <w:ind w:left="708" w:firstLine="708"/>
        <w:jc w:val="center"/>
        <w:rPr>
          <w:rFonts w:ascii="Adobe Thai" w:hAnsi="Adobe Thai" w:cs="Adobe Thai"/>
        </w:rPr>
      </w:pPr>
    </w:p>
    <w:p w14:paraId="7466D726" w14:textId="1C55D6DE" w:rsidR="00920208" w:rsidRPr="00DE50E0" w:rsidRDefault="009548C2" w:rsidP="00E07642">
      <w:pPr>
        <w:spacing w:line="276" w:lineRule="auto"/>
        <w:jc w:val="center"/>
        <w:rPr>
          <w:rStyle w:val="Accentuation"/>
          <w:rFonts w:ascii="Adobe Thai" w:hAnsi="Adobe Thai" w:cs="Adobe Thai"/>
        </w:rPr>
      </w:pPr>
      <w:r w:rsidRPr="00DE50E0">
        <w:rPr>
          <w:rStyle w:val="Accentuation"/>
          <w:rFonts w:ascii="Adobe Thai" w:hAnsi="Adobe Thai" w:cs="Adobe Thai"/>
        </w:rPr>
        <w:t>Figure</w:t>
      </w:r>
      <w:r w:rsidR="005F2EE3" w:rsidRPr="00DE50E0">
        <w:rPr>
          <w:rStyle w:val="Accentuation"/>
          <w:rFonts w:ascii="Adobe Thai" w:hAnsi="Adobe Thai" w:cs="Adobe Thai"/>
        </w:rPr>
        <w:t xml:space="preserve"> 20</w:t>
      </w:r>
      <w:r w:rsidRPr="00DE50E0">
        <w:rPr>
          <w:rStyle w:val="Accentuation"/>
          <w:rFonts w:ascii="Adobe Thai" w:hAnsi="Adobe Thai" w:cs="Adobe Thai"/>
        </w:rPr>
        <w:t xml:space="preserve"> : </w:t>
      </w:r>
      <w:r w:rsidR="00C045DF" w:rsidRPr="00DE50E0">
        <w:rPr>
          <w:rStyle w:val="Accentuation"/>
          <w:rFonts w:ascii="Adobe Thai" w:hAnsi="Adobe Thai" w:cs="Adobe Thai"/>
        </w:rPr>
        <w:t>I</w:t>
      </w:r>
      <w:r w:rsidR="00920208" w:rsidRPr="00DE50E0">
        <w:rPr>
          <w:rStyle w:val="Accentuation"/>
          <w:rFonts w:ascii="Adobe Thai" w:hAnsi="Adobe Thai" w:cs="Adobe Thai"/>
        </w:rPr>
        <w:t xml:space="preserve">mpact de l’écoulement </w:t>
      </w:r>
      <w:r w:rsidR="00C045DF" w:rsidRPr="00DE50E0">
        <w:rPr>
          <w:rStyle w:val="Accentuation"/>
          <w:rFonts w:ascii="Adobe Thai" w:hAnsi="Adobe Thai" w:cs="Adobe Thai"/>
        </w:rPr>
        <w:t>sur le champ de pression acoustique à</w:t>
      </w:r>
      <w:r w:rsidR="00920208" w:rsidRPr="00DE50E0">
        <w:rPr>
          <w:rStyle w:val="Accentuation"/>
          <w:rFonts w:ascii="Adobe Thai" w:hAnsi="Adobe Thai" w:cs="Adobe Thai"/>
        </w:rPr>
        <w:t xml:space="preserve"> fort niveau</w:t>
      </w:r>
      <w:r w:rsidR="00C045DF" w:rsidRPr="00DE50E0">
        <w:rPr>
          <w:rStyle w:val="Accentuation"/>
          <w:rFonts w:ascii="Adobe Thai" w:hAnsi="Adobe Thai" w:cs="Adobe Thai"/>
        </w:rPr>
        <w:t>.</w:t>
      </w:r>
    </w:p>
    <w:p w14:paraId="77BA80D7" w14:textId="4D0F9304" w:rsidR="00AB7025" w:rsidRPr="00DE50E0" w:rsidRDefault="00AB7025" w:rsidP="00E07642">
      <w:pPr>
        <w:spacing w:line="276" w:lineRule="auto"/>
        <w:rPr>
          <w:rFonts w:ascii="Adobe Thai" w:hAnsi="Adobe Thai" w:cs="Adobe Thai"/>
        </w:rPr>
      </w:pPr>
    </w:p>
    <w:p w14:paraId="6FDB10AF" w14:textId="6E4CAB95" w:rsidR="00920208" w:rsidRPr="00DE50E0" w:rsidRDefault="008D7F59" w:rsidP="00E07642">
      <w:pPr>
        <w:pStyle w:val="Titre3"/>
        <w:spacing w:line="276" w:lineRule="auto"/>
        <w:rPr>
          <w:rFonts w:ascii="Adobe Thai" w:hAnsi="Adobe Thai" w:cs="Adobe Thai"/>
        </w:rPr>
      </w:pPr>
      <w:bookmarkStart w:id="619" w:name="_Toc153965144"/>
      <w:r w:rsidRPr="00DE50E0">
        <w:rPr>
          <w:rFonts w:ascii="Adobe Thai" w:hAnsi="Adobe Thai" w:cs="Adobe Thai"/>
        </w:rPr>
        <w:t>Influence de l’écoulement sur l’impédance de surface</w:t>
      </w:r>
      <w:bookmarkEnd w:id="619"/>
      <w:r w:rsidR="005A712B" w:rsidRPr="00DE50E0">
        <w:rPr>
          <w:rFonts w:ascii="Adobe Thai" w:hAnsi="Adobe Thai" w:cs="Adobe Thai"/>
        </w:rPr>
        <w:t xml:space="preserve"> </w:t>
      </w:r>
    </w:p>
    <w:p w14:paraId="6CC5EBBD" w14:textId="77777777" w:rsidR="008D7F59" w:rsidRPr="00DE50E0" w:rsidRDefault="008D7F59" w:rsidP="00E07642">
      <w:pPr>
        <w:spacing w:line="276" w:lineRule="auto"/>
        <w:rPr>
          <w:rFonts w:ascii="Adobe Thai" w:hAnsi="Adobe Thai" w:cs="Adobe Thai"/>
        </w:rPr>
      </w:pPr>
    </w:p>
    <w:p w14:paraId="1D579CBF" w14:textId="3E223C2B" w:rsidR="00B4438A" w:rsidRPr="00DE50E0" w:rsidRDefault="00AB7025" w:rsidP="00E07642">
      <w:pPr>
        <w:spacing w:line="276" w:lineRule="auto"/>
        <w:jc w:val="both"/>
        <w:rPr>
          <w:rFonts w:ascii="Adobe Thai" w:hAnsi="Adobe Thai" w:cs="Adobe Thai"/>
        </w:rPr>
      </w:pPr>
      <w:r w:rsidRPr="00DE50E0">
        <w:rPr>
          <w:rFonts w:ascii="Adobe Thai" w:hAnsi="Adobe Thai" w:cs="Adobe Thai"/>
        </w:rPr>
        <w:t>Si la vitesse dans la couche limite décroit, la résistance du panneau décroit également tandis que sa réactance augmente</w:t>
      </w:r>
      <w:r w:rsidR="0011584A" w:rsidRPr="00DE50E0">
        <w:rPr>
          <w:rStyle w:val="Appeldenotedefin"/>
          <w:rFonts w:ascii="Adobe Thai" w:hAnsi="Adobe Thai" w:cs="Adobe Thai"/>
        </w:rPr>
        <w:endnoteReference w:id="58"/>
      </w:r>
      <w:r w:rsidR="0011584A" w:rsidRPr="00DE50E0">
        <w:rPr>
          <w:rFonts w:ascii="Adobe Thai" w:hAnsi="Adobe Thai" w:cs="Adobe Thai"/>
        </w:rPr>
        <w:t>.</w:t>
      </w:r>
    </w:p>
    <w:p w14:paraId="5E45140B" w14:textId="19731CA5" w:rsidR="00AB7025" w:rsidRPr="00DE50E0" w:rsidRDefault="00AB7025" w:rsidP="00E07642">
      <w:pPr>
        <w:spacing w:line="276" w:lineRule="auto"/>
        <w:jc w:val="both"/>
        <w:rPr>
          <w:rFonts w:ascii="Adobe Thai" w:hAnsi="Adobe Thai" w:cs="Adobe Thai"/>
        </w:rPr>
      </w:pPr>
      <w:r w:rsidRPr="004A5CF0">
        <w:rPr>
          <w:rFonts w:ascii="Adobe Thai" w:hAnsi="Adobe Thai" w:cs="Adobe Thai"/>
          <w:highlight w:val="cyan"/>
          <w:rPrChange w:id="626" w:author="Lopez, Maël" w:date="2023-12-22T12:06:00Z">
            <w:rPr>
              <w:rFonts w:ascii="Adobe Thai" w:hAnsi="Adobe Thai" w:cs="Adobe Thai"/>
            </w:rPr>
          </w:rPrChange>
        </w:rPr>
        <w:t>On</w:t>
      </w:r>
      <w:r w:rsidRPr="00DE50E0">
        <w:rPr>
          <w:rFonts w:ascii="Adobe Thai" w:hAnsi="Adobe Thai" w:cs="Adobe Thai"/>
        </w:rPr>
        <w:t xml:space="preserve"> a observé expérimentalement que la résistance du liner augmente avant sa fréquence de résonance en présence d’un écoulement lorsqu’il est soumis à des forts niveaux. En effet, l’apparition de vortex semble favorisée avant la fréquence de résonance.</w:t>
      </w:r>
    </w:p>
    <w:p w14:paraId="6B6270AB" w14:textId="602CF856" w:rsidR="00AB7025" w:rsidRPr="00DE50E0" w:rsidRDefault="00AB7025" w:rsidP="00E07642">
      <w:pPr>
        <w:spacing w:line="276" w:lineRule="auto"/>
        <w:jc w:val="both"/>
        <w:rPr>
          <w:rFonts w:ascii="Adobe Thai" w:hAnsi="Adobe Thai" w:cs="Adobe Thai"/>
        </w:rPr>
      </w:pPr>
      <w:r w:rsidRPr="00DE50E0">
        <w:rPr>
          <w:rFonts w:ascii="Adobe Thai" w:hAnsi="Adobe Thai" w:cs="Adobe Thai"/>
        </w:rPr>
        <w:t>Un modèle semi-empirique</w:t>
      </w:r>
      <w:r w:rsidR="007C580C" w:rsidRPr="00DE50E0">
        <w:rPr>
          <w:rStyle w:val="Appeldenotedefin"/>
          <w:rFonts w:ascii="Adobe Thai" w:hAnsi="Adobe Thai" w:cs="Adobe Thai"/>
        </w:rPr>
        <w:endnoteReference w:id="59"/>
      </w:r>
      <w:r w:rsidRPr="00DE50E0">
        <w:rPr>
          <w:rFonts w:ascii="Adobe Thai" w:hAnsi="Adobe Thai" w:cs="Adobe Thai"/>
        </w:rPr>
        <w:t xml:space="preserve"> propose d’ajouter un terme lié à l’écoulement pour modéliser la résistance d’un SDOF-</w:t>
      </w:r>
      <w:commentRangeStart w:id="631"/>
      <w:r w:rsidRPr="00DE50E0">
        <w:rPr>
          <w:rFonts w:ascii="Adobe Thai" w:hAnsi="Adobe Thai" w:cs="Adobe Thai"/>
        </w:rPr>
        <w:t>POHC</w:t>
      </w:r>
      <w:commentRangeEnd w:id="631"/>
      <w:r w:rsidR="004A5CF0">
        <w:rPr>
          <w:rStyle w:val="Marquedecommentaire"/>
        </w:rPr>
        <w:commentReference w:id="631"/>
      </w:r>
      <w:r w:rsidRPr="00DE50E0">
        <w:rPr>
          <w:rFonts w:ascii="Adobe Thai" w:hAnsi="Adobe Thai" w:cs="Adobe Thai"/>
        </w:rPr>
        <w:t xml:space="preserve">. Ce terme augmente avec le nombre de Mach (M) et diminue avec la fréquence (f) comme cela a été mentionné précédemment. </w:t>
      </w:r>
    </w:p>
    <w:p w14:paraId="3F93A0A5" w14:textId="6987DF76" w:rsidR="00AB7025" w:rsidRPr="00DE50E0" w:rsidRDefault="00AB7025" w:rsidP="00E07642">
      <w:pPr>
        <w:spacing w:line="276" w:lineRule="auto"/>
        <w:rPr>
          <w:rFonts w:ascii="Adobe Thai" w:hAnsi="Adobe Thai" w:cs="Adobe Thai"/>
        </w:rPr>
      </w:pPr>
      <w:commentRangeStart w:id="632"/>
      <w:r w:rsidRPr="00DE50E0">
        <w:rPr>
          <w:rFonts w:ascii="Adobe Thai" w:hAnsi="Adobe Thai" w:cs="Adobe Thai"/>
          <w:noProof/>
        </w:rPr>
        <w:drawing>
          <wp:anchor distT="0" distB="0" distL="114300" distR="114300" simplePos="0" relativeHeight="251652096" behindDoc="0" locked="0" layoutInCell="1" allowOverlap="1" wp14:anchorId="1D869D61" wp14:editId="7C703C24">
            <wp:simplePos x="0" y="0"/>
            <wp:positionH relativeFrom="column">
              <wp:posOffset>1463359</wp:posOffset>
            </wp:positionH>
            <wp:positionV relativeFrom="paragraph">
              <wp:posOffset>110490</wp:posOffset>
            </wp:positionV>
            <wp:extent cx="1933575" cy="516890"/>
            <wp:effectExtent l="0" t="0" r="0" b="0"/>
            <wp:wrapSquare wrapText="bothSides"/>
            <wp:docPr id="1448484497" name="Image 1" descr="Une image contenant Police, texte, nombre, lign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484497" name="Image 1" descr="Une image contenant Police, texte, nombre, ligne&#10;&#10;Description générée automatiquement"/>
                    <pic:cNvPicPr/>
                  </pic:nvPicPr>
                  <pic:blipFill>
                    <a:blip r:embed="rId40">
                      <a:extLst>
                        <a:ext uri="{28A0092B-C50C-407E-A947-70E740481C1C}">
                          <a14:useLocalDpi xmlns:a14="http://schemas.microsoft.com/office/drawing/2010/main" val="0"/>
                        </a:ext>
                      </a:extLst>
                    </a:blip>
                    <a:stretch>
                      <a:fillRect/>
                    </a:stretch>
                  </pic:blipFill>
                  <pic:spPr>
                    <a:xfrm>
                      <a:off x="0" y="0"/>
                      <a:ext cx="1933575" cy="516890"/>
                    </a:xfrm>
                    <a:prstGeom prst="rect">
                      <a:avLst/>
                    </a:prstGeom>
                  </pic:spPr>
                </pic:pic>
              </a:graphicData>
            </a:graphic>
          </wp:anchor>
        </w:drawing>
      </w:r>
      <w:commentRangeEnd w:id="632"/>
      <w:r w:rsidR="004A5CF0">
        <w:rPr>
          <w:rStyle w:val="Marquedecommentaire"/>
        </w:rPr>
        <w:commentReference w:id="632"/>
      </w:r>
    </w:p>
    <w:p w14:paraId="731AA0EF" w14:textId="65C5E841" w:rsidR="007C580C" w:rsidRPr="00DE50E0" w:rsidRDefault="0071362F" w:rsidP="00E07642">
      <w:pPr>
        <w:spacing w:line="276" w:lineRule="auto"/>
        <w:rPr>
          <w:rFonts w:ascii="Adobe Thai" w:hAnsi="Adobe Thai" w:cs="Adobe Thai"/>
        </w:rPr>
      </w:pPr>
      <w:r w:rsidRPr="00DE50E0">
        <w:rPr>
          <w:rFonts w:ascii="Adobe Thai" w:hAnsi="Adobe Thai" w:cs="Adobe Thai"/>
        </w:rPr>
        <w:tab/>
      </w:r>
      <w:r w:rsidRPr="00DE50E0">
        <w:rPr>
          <w:rFonts w:ascii="Adobe Thai" w:hAnsi="Adobe Thai" w:cs="Adobe Thai"/>
        </w:rPr>
        <w:tab/>
      </w:r>
      <w:r w:rsidR="00821B5F">
        <w:rPr>
          <w:rFonts w:ascii="Adobe Thai" w:hAnsi="Adobe Thai" w:cs="Adobe Thai"/>
        </w:rPr>
        <w:t xml:space="preserve">       </w:t>
      </w:r>
      <w:r w:rsidRPr="00DE50E0">
        <w:rPr>
          <w:rFonts w:ascii="Adobe Thai" w:hAnsi="Adobe Thai" w:cs="Adobe Thai"/>
        </w:rPr>
        <w:t>(</w:t>
      </w:r>
      <w:proofErr w:type="gramStart"/>
      <w:r w:rsidRPr="00DE50E0">
        <w:rPr>
          <w:rFonts w:ascii="Adobe Thai" w:hAnsi="Adobe Thai" w:cs="Adobe Thai"/>
        </w:rPr>
        <w:t>eq</w:t>
      </w:r>
      <w:proofErr w:type="gramEnd"/>
      <w:r w:rsidRPr="00DE50E0">
        <w:rPr>
          <w:rFonts w:ascii="Adobe Thai" w:hAnsi="Adobe Thai" w:cs="Adobe Thai"/>
        </w:rPr>
        <w:t>.</w:t>
      </w:r>
      <w:r w:rsidR="00821B5F">
        <w:rPr>
          <w:rFonts w:ascii="Adobe Thai" w:hAnsi="Adobe Thai" w:cs="Adobe Thai"/>
        </w:rPr>
        <w:t>9</w:t>
      </w:r>
      <w:r w:rsidRPr="00DE50E0">
        <w:rPr>
          <w:rFonts w:ascii="Adobe Thai" w:hAnsi="Adobe Thai" w:cs="Adobe Thai"/>
        </w:rPr>
        <w:t>)</w:t>
      </w:r>
    </w:p>
    <w:p w14:paraId="73807B45" w14:textId="77777777" w:rsidR="00F6467C" w:rsidRPr="00DE50E0" w:rsidRDefault="00F6467C" w:rsidP="00E07642">
      <w:pPr>
        <w:spacing w:line="276" w:lineRule="auto"/>
        <w:rPr>
          <w:rFonts w:ascii="Adobe Thai" w:hAnsi="Adobe Thai" w:cs="Adobe Thai"/>
        </w:rPr>
      </w:pPr>
    </w:p>
    <w:p w14:paraId="73CE3B55" w14:textId="7E7A58E5" w:rsidR="00AB7025" w:rsidRPr="00DE50E0" w:rsidRDefault="00AB7025" w:rsidP="00E07642">
      <w:pPr>
        <w:spacing w:line="276" w:lineRule="auto"/>
        <w:rPr>
          <w:rFonts w:ascii="Adobe Thai" w:hAnsi="Adobe Thai" w:cs="Adobe Thai"/>
        </w:rPr>
      </w:pPr>
      <w:r w:rsidRPr="00DE50E0">
        <w:rPr>
          <w:rFonts w:ascii="Adobe Thai" w:hAnsi="Adobe Thai" w:cs="Adobe Thai"/>
        </w:rPr>
        <w:t>Dans le cas d’un liner réactif, on sait que la réactance totale est dominée par celle de la cavité, mais le terme relatif à la plaque perforée et lui aussi dépendant du nombre de Mach. En accord avec les observations expérimentales</w:t>
      </w:r>
      <w:r w:rsidR="00F6467C" w:rsidRPr="00DE50E0">
        <w:rPr>
          <w:rFonts w:ascii="Adobe Thai" w:hAnsi="Adobe Thai" w:cs="Adobe Thai"/>
        </w:rPr>
        <w:t xml:space="preserve">, la réactance décroit en présence d’écoulement fluide : </w:t>
      </w:r>
    </w:p>
    <w:p w14:paraId="77DA0033" w14:textId="7A39A9F9" w:rsidR="0071362F" w:rsidRPr="00DE50E0" w:rsidRDefault="00821B5F" w:rsidP="00E07642">
      <w:pPr>
        <w:tabs>
          <w:tab w:val="center" w:pos="982"/>
        </w:tabs>
        <w:spacing w:line="276" w:lineRule="auto"/>
        <w:rPr>
          <w:rFonts w:ascii="Adobe Thai" w:hAnsi="Adobe Thai" w:cs="Adobe Thai"/>
        </w:rPr>
      </w:pPr>
      <w:r w:rsidRPr="00DE50E0">
        <w:rPr>
          <w:rFonts w:ascii="Adobe Thai" w:hAnsi="Adobe Thai" w:cs="Adobe Thai"/>
          <w:noProof/>
        </w:rPr>
        <w:lastRenderedPageBreak/>
        <w:drawing>
          <wp:anchor distT="0" distB="0" distL="114300" distR="114300" simplePos="0" relativeHeight="251656192" behindDoc="0" locked="0" layoutInCell="1" allowOverlap="1" wp14:anchorId="57C9BC55" wp14:editId="0225CE92">
            <wp:simplePos x="0" y="0"/>
            <wp:positionH relativeFrom="column">
              <wp:posOffset>3162935</wp:posOffset>
            </wp:positionH>
            <wp:positionV relativeFrom="paragraph">
              <wp:posOffset>185315</wp:posOffset>
            </wp:positionV>
            <wp:extent cx="1252220" cy="419100"/>
            <wp:effectExtent l="0" t="0" r="0" b="0"/>
            <wp:wrapSquare wrapText="bothSides"/>
            <wp:docPr id="799519627" name="Image 1" descr="Une image contenant Police, texte, ligne, nombr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519627" name="Image 1" descr="Une image contenant Police, texte, ligne, nombre&#10;&#10;Description générée automatiquement"/>
                    <pic:cNvPicPr/>
                  </pic:nvPicPr>
                  <pic:blipFill>
                    <a:blip r:embed="rId41">
                      <a:extLst>
                        <a:ext uri="{28A0092B-C50C-407E-A947-70E740481C1C}">
                          <a14:useLocalDpi xmlns:a14="http://schemas.microsoft.com/office/drawing/2010/main" val="0"/>
                        </a:ext>
                      </a:extLst>
                    </a:blip>
                    <a:stretch>
                      <a:fillRect/>
                    </a:stretch>
                  </pic:blipFill>
                  <pic:spPr>
                    <a:xfrm>
                      <a:off x="0" y="0"/>
                      <a:ext cx="1252220" cy="419100"/>
                    </a:xfrm>
                    <a:prstGeom prst="rect">
                      <a:avLst/>
                    </a:prstGeom>
                  </pic:spPr>
                </pic:pic>
              </a:graphicData>
            </a:graphic>
            <wp14:sizeRelH relativeFrom="margin">
              <wp14:pctWidth>0</wp14:pctWidth>
            </wp14:sizeRelH>
            <wp14:sizeRelV relativeFrom="margin">
              <wp14:pctHeight>0</wp14:pctHeight>
            </wp14:sizeRelV>
          </wp:anchor>
        </w:drawing>
      </w:r>
      <w:r w:rsidRPr="00DE50E0">
        <w:rPr>
          <w:rFonts w:ascii="Adobe Thai" w:hAnsi="Adobe Thai" w:cs="Adobe Thai"/>
          <w:noProof/>
        </w:rPr>
        <w:drawing>
          <wp:anchor distT="0" distB="0" distL="114300" distR="114300" simplePos="0" relativeHeight="251654144" behindDoc="1" locked="0" layoutInCell="1" allowOverlap="1" wp14:anchorId="1D3D3728" wp14:editId="113AB224">
            <wp:simplePos x="0" y="0"/>
            <wp:positionH relativeFrom="column">
              <wp:posOffset>912075</wp:posOffset>
            </wp:positionH>
            <wp:positionV relativeFrom="paragraph">
              <wp:posOffset>227654</wp:posOffset>
            </wp:positionV>
            <wp:extent cx="1015365" cy="358775"/>
            <wp:effectExtent l="0" t="0" r="0" b="0"/>
            <wp:wrapTight wrapText="bothSides">
              <wp:wrapPolygon edited="0">
                <wp:start x="0" y="0"/>
                <wp:lineTo x="0" y="20644"/>
                <wp:lineTo x="21073" y="20644"/>
                <wp:lineTo x="21073" y="0"/>
                <wp:lineTo x="0" y="0"/>
              </wp:wrapPolygon>
            </wp:wrapTight>
            <wp:docPr id="1142464439" name="Image 1" descr="Une image contenant Police, nombre, ligne,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464439" name="Image 1" descr="Une image contenant Police, nombre, ligne, texte&#10;&#10;Description générée automatiquement"/>
                    <pic:cNvPicPr/>
                  </pic:nvPicPr>
                  <pic:blipFill>
                    <a:blip r:embed="rId42">
                      <a:extLst>
                        <a:ext uri="{28A0092B-C50C-407E-A947-70E740481C1C}">
                          <a14:useLocalDpi xmlns:a14="http://schemas.microsoft.com/office/drawing/2010/main" val="0"/>
                        </a:ext>
                      </a:extLst>
                    </a:blip>
                    <a:stretch>
                      <a:fillRect/>
                    </a:stretch>
                  </pic:blipFill>
                  <pic:spPr>
                    <a:xfrm>
                      <a:off x="0" y="0"/>
                      <a:ext cx="1015365" cy="358775"/>
                    </a:xfrm>
                    <a:prstGeom prst="rect">
                      <a:avLst/>
                    </a:prstGeom>
                  </pic:spPr>
                </pic:pic>
              </a:graphicData>
            </a:graphic>
          </wp:anchor>
        </w:drawing>
      </w:r>
      <w:r w:rsidR="0071362F" w:rsidRPr="00DE50E0">
        <w:rPr>
          <w:rFonts w:ascii="Adobe Thai" w:hAnsi="Adobe Thai" w:cs="Adobe Thai"/>
        </w:rPr>
        <w:tab/>
      </w:r>
      <w:r w:rsidR="0071362F" w:rsidRPr="00DE50E0">
        <w:rPr>
          <w:rFonts w:ascii="Adobe Thai" w:hAnsi="Adobe Thai" w:cs="Adobe Thai"/>
        </w:rPr>
        <w:tab/>
      </w:r>
      <w:r w:rsidR="0071362F" w:rsidRPr="00DE50E0">
        <w:rPr>
          <w:rFonts w:ascii="Adobe Thai" w:hAnsi="Adobe Thai" w:cs="Adobe Thai"/>
        </w:rPr>
        <w:tab/>
      </w:r>
    </w:p>
    <w:p w14:paraId="16E71716" w14:textId="237BF359" w:rsidR="00F6467C" w:rsidRPr="00DE50E0" w:rsidRDefault="0071362F" w:rsidP="00E07642">
      <w:pPr>
        <w:tabs>
          <w:tab w:val="center" w:pos="982"/>
        </w:tabs>
        <w:spacing w:line="276" w:lineRule="auto"/>
        <w:rPr>
          <w:rFonts w:ascii="Adobe Thai" w:hAnsi="Adobe Thai" w:cs="Adobe Thai"/>
        </w:rPr>
      </w:pPr>
      <w:r w:rsidRPr="00DE50E0">
        <w:rPr>
          <w:rFonts w:ascii="Adobe Thai" w:hAnsi="Adobe Thai" w:cs="Adobe Thai"/>
        </w:rPr>
        <w:tab/>
      </w:r>
      <w:r w:rsidR="00821B5F">
        <w:rPr>
          <w:rFonts w:ascii="Adobe Thai" w:hAnsi="Adobe Thai" w:cs="Adobe Thai"/>
        </w:rPr>
        <w:t xml:space="preserve">                  </w:t>
      </w:r>
      <w:r w:rsidRPr="00DE50E0">
        <w:rPr>
          <w:rFonts w:ascii="Adobe Thai" w:hAnsi="Adobe Thai" w:cs="Adobe Thai"/>
        </w:rPr>
        <w:t>(</w:t>
      </w:r>
      <w:proofErr w:type="gramStart"/>
      <w:r w:rsidRPr="00DE50E0">
        <w:rPr>
          <w:rFonts w:ascii="Adobe Thai" w:hAnsi="Adobe Thai" w:cs="Adobe Thai"/>
        </w:rPr>
        <w:t>eq</w:t>
      </w:r>
      <w:proofErr w:type="gramEnd"/>
      <w:r w:rsidRPr="00DE50E0">
        <w:rPr>
          <w:rFonts w:ascii="Adobe Thai" w:hAnsi="Adobe Thai" w:cs="Adobe Thai"/>
        </w:rPr>
        <w:t>.</w:t>
      </w:r>
      <w:r w:rsidR="00821B5F">
        <w:rPr>
          <w:rFonts w:ascii="Adobe Thai" w:hAnsi="Adobe Thai" w:cs="Adobe Thai"/>
        </w:rPr>
        <w:t>10</w:t>
      </w:r>
      <w:r w:rsidRPr="00DE50E0">
        <w:rPr>
          <w:rFonts w:ascii="Adobe Thai" w:hAnsi="Adobe Thai" w:cs="Adobe Thai"/>
        </w:rPr>
        <w:t>)</w:t>
      </w:r>
      <w:r w:rsidR="00821B5F">
        <w:rPr>
          <w:rFonts w:ascii="Adobe Thai" w:hAnsi="Adobe Thai" w:cs="Adobe Thai"/>
        </w:rPr>
        <w:tab/>
        <w:t xml:space="preserve">                                                            </w:t>
      </w:r>
      <w:proofErr w:type="gramStart"/>
      <w:r w:rsidR="00821B5F">
        <w:rPr>
          <w:rFonts w:ascii="Adobe Thai" w:hAnsi="Adobe Thai" w:cs="Adobe Thai"/>
        </w:rPr>
        <w:t xml:space="preserve">   (</w:t>
      </w:r>
      <w:proofErr w:type="gramEnd"/>
      <w:r w:rsidR="00821B5F">
        <w:rPr>
          <w:rFonts w:ascii="Adobe Thai" w:hAnsi="Adobe Thai" w:cs="Adobe Thai"/>
        </w:rPr>
        <w:t>eq.11)</w:t>
      </w:r>
    </w:p>
    <w:p w14:paraId="5A37C511" w14:textId="063E82A7" w:rsidR="008B3AB7" w:rsidRPr="00DE50E0" w:rsidRDefault="008B3AB7" w:rsidP="00E07642">
      <w:pPr>
        <w:spacing w:line="276" w:lineRule="auto"/>
        <w:rPr>
          <w:rFonts w:ascii="Adobe Thai" w:eastAsiaTheme="majorEastAsia" w:hAnsi="Adobe Thai" w:cs="Adobe Thai"/>
          <w:color w:val="2F5496" w:themeColor="accent1" w:themeShade="BF"/>
          <w:sz w:val="26"/>
          <w:szCs w:val="26"/>
        </w:rPr>
      </w:pPr>
    </w:p>
    <w:p w14:paraId="40B695BE" w14:textId="030E2CA1" w:rsidR="00B30F92" w:rsidRPr="00DE50E0" w:rsidRDefault="00B30F92" w:rsidP="00E07642">
      <w:pPr>
        <w:pStyle w:val="Titre2"/>
        <w:spacing w:line="276" w:lineRule="auto"/>
        <w:rPr>
          <w:rFonts w:ascii="Adobe Thai" w:hAnsi="Adobe Thai" w:cs="Adobe Thai"/>
        </w:rPr>
      </w:pPr>
      <w:bookmarkStart w:id="633" w:name="_Toc153965145"/>
      <w:r w:rsidRPr="00DE50E0">
        <w:rPr>
          <w:rFonts w:ascii="Adobe Thai" w:hAnsi="Adobe Thai" w:cs="Adobe Thai"/>
        </w:rPr>
        <w:t>Prise en compte de l’angle d’incidence</w:t>
      </w:r>
      <w:bookmarkEnd w:id="633"/>
    </w:p>
    <w:p w14:paraId="40F078D5" w14:textId="77777777" w:rsidR="009C0C0B" w:rsidRPr="00DE50E0" w:rsidRDefault="009C0C0B" w:rsidP="00E07642">
      <w:pPr>
        <w:spacing w:line="276" w:lineRule="auto"/>
        <w:rPr>
          <w:rFonts w:ascii="Adobe Thai" w:hAnsi="Adobe Thai" w:cs="Adobe Thai"/>
        </w:rPr>
      </w:pPr>
    </w:p>
    <w:p w14:paraId="72816730" w14:textId="69609CF0" w:rsidR="009C0C0B" w:rsidRPr="00DE50E0" w:rsidRDefault="009C0C0B" w:rsidP="00E07642">
      <w:pPr>
        <w:spacing w:line="276" w:lineRule="auto"/>
        <w:jc w:val="both"/>
        <w:rPr>
          <w:rFonts w:ascii="Adobe Thai" w:hAnsi="Adobe Thai" w:cs="Adobe Thai"/>
        </w:rPr>
      </w:pPr>
      <w:r w:rsidRPr="00DE50E0">
        <w:rPr>
          <w:rFonts w:ascii="Adobe Thai" w:hAnsi="Adobe Thai" w:cs="Adobe Thai"/>
        </w:rPr>
        <w:t>Dans les considérations précédentes, on a supposé que l’onde qui se propage en direction du traitement est plane et rencontre la surface avec un angle d’incidence constant. Dans ces conditions, les lois de Snell-</w:t>
      </w:r>
      <w:proofErr w:type="spellStart"/>
      <w:r w:rsidRPr="00DE50E0">
        <w:rPr>
          <w:rFonts w:ascii="Adobe Thai" w:hAnsi="Adobe Thai" w:cs="Adobe Thai"/>
        </w:rPr>
        <w:t>Decartes</w:t>
      </w:r>
      <w:proofErr w:type="spellEnd"/>
      <w:r w:rsidRPr="00DE50E0">
        <w:rPr>
          <w:rFonts w:ascii="Adobe Thai" w:hAnsi="Adobe Thai" w:cs="Adobe Thai"/>
        </w:rPr>
        <w:t xml:space="preserve"> décrivent la manière dont les ondes sont réfléchies et transmises et le coefficient d’absorption </w:t>
      </w:r>
      <w:r w:rsidRPr="00815F85">
        <w:rPr>
          <w:rFonts w:ascii="Adobe Thai" w:hAnsi="Adobe Thai" w:cs="Adobe Thai"/>
          <w:highlight w:val="yellow"/>
          <w:rPrChange w:id="634" w:author="Dupont, Thomas" w:date="2024-01-05T17:08:00Z">
            <w:rPr>
              <w:rFonts w:ascii="Adobe Thai" w:hAnsi="Adobe Thai" w:cs="Adobe Thai"/>
            </w:rPr>
          </w:rPrChange>
        </w:rPr>
        <w:t>tel que formulé</w:t>
      </w:r>
      <w:r w:rsidRPr="00DE50E0">
        <w:rPr>
          <w:rFonts w:ascii="Adobe Thai" w:hAnsi="Adobe Thai" w:cs="Adobe Thai"/>
        </w:rPr>
        <w:t xml:space="preserve"> précédemment nous donne la fraction de l’énergie incidente absorbée. Dans la pratique, </w:t>
      </w:r>
      <w:r w:rsidRPr="004A5CF0">
        <w:rPr>
          <w:rFonts w:ascii="Adobe Thai" w:hAnsi="Adobe Thai" w:cs="Adobe Thai"/>
          <w:highlight w:val="cyan"/>
          <w:rPrChange w:id="635" w:author="Lopez, Maël" w:date="2023-12-22T12:08:00Z">
            <w:rPr>
              <w:rFonts w:ascii="Adobe Thai" w:hAnsi="Adobe Thai" w:cs="Adobe Thai"/>
            </w:rPr>
          </w:rPrChange>
        </w:rPr>
        <w:t>on</w:t>
      </w:r>
      <w:r w:rsidRPr="00DE50E0">
        <w:rPr>
          <w:rFonts w:ascii="Adobe Thai" w:hAnsi="Adobe Thai" w:cs="Adobe Thai"/>
        </w:rPr>
        <w:t xml:space="preserve"> a constaté que notre définition du coefficient d’absorption n’était plus bonne lorsque l’onde s’écarte </w:t>
      </w:r>
      <w:commentRangeStart w:id="636"/>
      <w:r w:rsidRPr="00DE50E0">
        <w:rPr>
          <w:rFonts w:ascii="Adobe Thai" w:hAnsi="Adobe Thai" w:cs="Adobe Thai"/>
        </w:rPr>
        <w:t>trop de l’incidence normale</w:t>
      </w:r>
      <w:commentRangeEnd w:id="636"/>
      <w:r w:rsidR="004A5CF0">
        <w:rPr>
          <w:rStyle w:val="Marquedecommentaire"/>
        </w:rPr>
        <w:commentReference w:id="636"/>
      </w:r>
      <w:r w:rsidRPr="00DE50E0">
        <w:rPr>
          <w:rFonts w:ascii="Adobe Thai" w:hAnsi="Adobe Thai" w:cs="Adobe Thai"/>
        </w:rPr>
        <w:t xml:space="preserve">. </w:t>
      </w:r>
    </w:p>
    <w:p w14:paraId="66268189" w14:textId="77777777" w:rsidR="00BB61A8" w:rsidRPr="00DE50E0" w:rsidRDefault="009C0C0B" w:rsidP="00E07642">
      <w:pPr>
        <w:spacing w:line="276" w:lineRule="auto"/>
        <w:jc w:val="both"/>
        <w:rPr>
          <w:rFonts w:ascii="Adobe Thai" w:hAnsi="Adobe Thai" w:cs="Adobe Thai"/>
        </w:rPr>
      </w:pPr>
      <w:commentRangeStart w:id="637"/>
      <w:r w:rsidRPr="00DE50E0">
        <w:rPr>
          <w:rFonts w:ascii="Adobe Thai" w:hAnsi="Adobe Thai" w:cs="Adobe Thai"/>
        </w:rPr>
        <w:t>Pour modéliser la propagation des ondes dans les guides d’ondes acoustiques</w:t>
      </w:r>
      <w:commentRangeEnd w:id="637"/>
      <w:r w:rsidR="004A5CF0">
        <w:rPr>
          <w:rStyle w:val="Marquedecommentaire"/>
        </w:rPr>
        <w:commentReference w:id="637"/>
      </w:r>
      <w:r w:rsidRPr="00DE50E0">
        <w:rPr>
          <w:rFonts w:ascii="Adobe Thai" w:hAnsi="Adobe Thai" w:cs="Adobe Thai"/>
        </w:rPr>
        <w:t xml:space="preserve">, on peut choisir une approche </w:t>
      </w:r>
      <w:r w:rsidR="004A523D" w:rsidRPr="00DE50E0">
        <w:rPr>
          <w:rFonts w:ascii="Adobe Thai" w:hAnsi="Adobe Thai" w:cs="Adobe Thai"/>
        </w:rPr>
        <w:t>par</w:t>
      </w:r>
      <w:r w:rsidRPr="00DE50E0">
        <w:rPr>
          <w:rFonts w:ascii="Adobe Thai" w:hAnsi="Adobe Thai" w:cs="Adobe Thai"/>
        </w:rPr>
        <w:t xml:space="preserve"> tir de rayon</w:t>
      </w:r>
      <w:r w:rsidR="004A523D" w:rsidRPr="00DE50E0">
        <w:rPr>
          <w:rFonts w:ascii="Adobe Thai" w:hAnsi="Adobe Thai" w:cs="Adobe Thai"/>
        </w:rPr>
        <w:t>s</w:t>
      </w:r>
      <w:r w:rsidRPr="00DE50E0">
        <w:rPr>
          <w:rFonts w:ascii="Adobe Thai" w:hAnsi="Adobe Thai" w:cs="Adobe Thai"/>
        </w:rPr>
        <w:t xml:space="preserve"> ou </w:t>
      </w:r>
      <w:r w:rsidR="004A523D" w:rsidRPr="00DE50E0">
        <w:rPr>
          <w:rFonts w:ascii="Adobe Thai" w:hAnsi="Adobe Thai" w:cs="Adobe Thai"/>
        </w:rPr>
        <w:t>une approche modale</w:t>
      </w:r>
      <w:r w:rsidRPr="00DE50E0">
        <w:rPr>
          <w:rFonts w:ascii="Adobe Thai" w:hAnsi="Adobe Thai" w:cs="Adobe Thai"/>
        </w:rPr>
        <w:t>.</w:t>
      </w:r>
      <w:r w:rsidR="004A523D" w:rsidRPr="00DE50E0">
        <w:rPr>
          <w:rFonts w:ascii="Adobe Thai" w:hAnsi="Adobe Thai" w:cs="Adobe Thai"/>
        </w:rPr>
        <w:t xml:space="preserve"> Dans les deux cas, le champ acoustique résultant va dépendre à la fois de la source (puissance, position, spectre d’émission) et du guide d’onde (géométrie, impédance de surface). Pour mettre une équivalence entre ces deux approches</w:t>
      </w:r>
      <w:r w:rsidR="00253EFB" w:rsidRPr="00DE50E0">
        <w:rPr>
          <w:rFonts w:ascii="Adobe Thai" w:hAnsi="Adobe Thai" w:cs="Adobe Thai"/>
        </w:rPr>
        <w:t xml:space="preserve">, </w:t>
      </w:r>
      <w:proofErr w:type="spellStart"/>
      <w:r w:rsidR="00253EFB" w:rsidRPr="004A5CF0">
        <w:rPr>
          <w:rFonts w:ascii="Adobe Thai" w:hAnsi="Adobe Thai" w:cs="Adobe Thai"/>
          <w:highlight w:val="cyan"/>
          <w:rPrChange w:id="638" w:author="Lopez, Maël" w:date="2023-12-22T12:15:00Z">
            <w:rPr>
              <w:rFonts w:ascii="Adobe Thai" w:hAnsi="Adobe Thai" w:cs="Adobe Thai"/>
            </w:rPr>
          </w:rPrChange>
        </w:rPr>
        <w:t>Motzinger</w:t>
      </w:r>
      <w:proofErr w:type="spellEnd"/>
      <w:r w:rsidR="00253EFB" w:rsidRPr="00DE50E0">
        <w:rPr>
          <w:rStyle w:val="Appeldenotedefin"/>
          <w:rFonts w:ascii="Adobe Thai" w:hAnsi="Adobe Thai" w:cs="Adobe Thai"/>
        </w:rPr>
        <w:endnoteReference w:id="60"/>
      </w:r>
      <w:r w:rsidR="004A523D" w:rsidRPr="00DE50E0">
        <w:rPr>
          <w:rFonts w:ascii="Adobe Thai" w:hAnsi="Adobe Thai" w:cs="Adobe Thai"/>
        </w:rPr>
        <w:t xml:space="preserve"> </w:t>
      </w:r>
      <w:r w:rsidR="00253EFB" w:rsidRPr="00DE50E0">
        <w:rPr>
          <w:rFonts w:ascii="Adobe Thai" w:hAnsi="Adobe Thai" w:cs="Adobe Thai"/>
        </w:rPr>
        <w:t>nous propose de considérer</w:t>
      </w:r>
      <w:r w:rsidR="004A523D" w:rsidRPr="00DE50E0">
        <w:rPr>
          <w:rFonts w:ascii="Adobe Thai" w:hAnsi="Adobe Thai" w:cs="Adobe Thai"/>
        </w:rPr>
        <w:t xml:space="preserve"> que l’onde incidente sur </w:t>
      </w:r>
      <w:r w:rsidR="00A84DEA" w:rsidRPr="00DE50E0">
        <w:rPr>
          <w:rFonts w:ascii="Adobe Thai" w:hAnsi="Adobe Thai" w:cs="Adobe Thai"/>
        </w:rPr>
        <w:t>la paroi</w:t>
      </w:r>
      <w:r w:rsidR="004A523D" w:rsidRPr="00DE50E0">
        <w:rPr>
          <w:rFonts w:ascii="Adobe Thai" w:hAnsi="Adobe Thai" w:cs="Adobe Thai"/>
        </w:rPr>
        <w:t xml:space="preserve"> du guide est</w:t>
      </w:r>
      <w:r w:rsidR="00253EFB" w:rsidRPr="00DE50E0">
        <w:rPr>
          <w:rFonts w:ascii="Adobe Thai" w:hAnsi="Adobe Thai" w:cs="Adobe Thai"/>
        </w:rPr>
        <w:t xml:space="preserve"> constituée d’une </w:t>
      </w:r>
      <w:r w:rsidR="004A523D" w:rsidRPr="00DE50E0">
        <w:rPr>
          <w:rFonts w:ascii="Adobe Thai" w:hAnsi="Adobe Thai" w:cs="Adobe Thai"/>
        </w:rPr>
        <w:t>superposition d</w:t>
      </w:r>
      <w:r w:rsidR="00253EFB" w:rsidRPr="00DE50E0">
        <w:rPr>
          <w:rFonts w:ascii="Adobe Thai" w:hAnsi="Adobe Thai" w:cs="Adobe Thai"/>
        </w:rPr>
        <w:t>’ondes planes de fréquences différentes dont les angles d’incidence dépendent des modes du guide.</w:t>
      </w:r>
      <w:r w:rsidR="00A84DEA" w:rsidRPr="00DE50E0">
        <w:rPr>
          <w:rFonts w:ascii="Adobe Thai" w:hAnsi="Adobe Thai" w:cs="Adobe Thai"/>
        </w:rPr>
        <w:t xml:space="preserve"> </w:t>
      </w:r>
    </w:p>
    <w:p w14:paraId="323268F7" w14:textId="596DD8E4" w:rsidR="00BB61A8" w:rsidRPr="00DE50E0" w:rsidRDefault="00BB61A8" w:rsidP="00E07642">
      <w:pPr>
        <w:spacing w:line="276" w:lineRule="auto"/>
        <w:jc w:val="both"/>
        <w:rPr>
          <w:rFonts w:ascii="Adobe Thai" w:hAnsi="Adobe Thai" w:cs="Adobe Thai"/>
        </w:rPr>
      </w:pPr>
      <w:r w:rsidRPr="004A5CF0">
        <w:rPr>
          <w:rFonts w:ascii="Adobe Thai" w:hAnsi="Adobe Thai" w:cs="Adobe Thai"/>
          <w:highlight w:val="cyan"/>
          <w:rPrChange w:id="642" w:author="Lopez, Maël" w:date="2023-12-22T12:15:00Z">
            <w:rPr>
              <w:rFonts w:ascii="Adobe Thai" w:hAnsi="Adobe Thai" w:cs="Adobe Thai"/>
            </w:rPr>
          </w:rPrChange>
        </w:rPr>
        <w:t>Fahy</w:t>
      </w:r>
      <w:r w:rsidRPr="00DE50E0">
        <w:rPr>
          <w:rFonts w:ascii="Adobe Thai" w:hAnsi="Adobe Thai" w:cs="Adobe Thai"/>
        </w:rPr>
        <w:t xml:space="preserve"> donne une formule pour le coefficient d’absorption des traitements à réaction localisée en champ diffus, considérant une puissance modale uniforme suivant les modes</w:t>
      </w:r>
      <w:r w:rsidRPr="00DE50E0">
        <w:rPr>
          <w:rStyle w:val="Appeldenotedefin"/>
          <w:rFonts w:ascii="Adobe Thai" w:hAnsi="Adobe Thai" w:cs="Adobe Thai"/>
        </w:rPr>
        <w:endnoteReference w:id="61"/>
      </w:r>
      <w:r w:rsidRPr="00DE50E0">
        <w:rPr>
          <w:rFonts w:ascii="Adobe Thai" w:hAnsi="Adobe Thai" w:cs="Adobe Thai"/>
        </w:rPr>
        <w:t> :</w:t>
      </w:r>
    </w:p>
    <w:p w14:paraId="52F195E9" w14:textId="47F13D35" w:rsidR="00BB61A8" w:rsidRPr="00DE50E0" w:rsidRDefault="00BB61A8" w:rsidP="00E07642">
      <w:pPr>
        <w:spacing w:line="276" w:lineRule="auto"/>
        <w:jc w:val="both"/>
        <w:rPr>
          <w:rFonts w:ascii="Adobe Thai" w:hAnsi="Adobe Thai" w:cs="Adobe Thai"/>
        </w:rPr>
      </w:pPr>
      <w:commentRangeStart w:id="645"/>
      <w:r w:rsidRPr="00DE50E0">
        <w:rPr>
          <w:rFonts w:ascii="Adobe Thai" w:hAnsi="Adobe Thai" w:cs="Adobe Thai"/>
          <w:noProof/>
        </w:rPr>
        <w:drawing>
          <wp:anchor distT="0" distB="0" distL="114300" distR="114300" simplePos="0" relativeHeight="251666432" behindDoc="0" locked="0" layoutInCell="1" allowOverlap="1" wp14:anchorId="1AB90982" wp14:editId="68490C65">
            <wp:simplePos x="0" y="0"/>
            <wp:positionH relativeFrom="column">
              <wp:posOffset>471049</wp:posOffset>
            </wp:positionH>
            <wp:positionV relativeFrom="paragraph">
              <wp:posOffset>182981</wp:posOffset>
            </wp:positionV>
            <wp:extent cx="4121785" cy="408305"/>
            <wp:effectExtent l="0" t="0" r="0" b="0"/>
            <wp:wrapSquare wrapText="bothSides"/>
            <wp:docPr id="88107218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072188" name=""/>
                    <pic:cNvPicPr/>
                  </pic:nvPicPr>
                  <pic:blipFill>
                    <a:blip r:embed="rId43">
                      <a:extLst>
                        <a:ext uri="{28A0092B-C50C-407E-A947-70E740481C1C}">
                          <a14:useLocalDpi xmlns:a14="http://schemas.microsoft.com/office/drawing/2010/main" val="0"/>
                        </a:ext>
                      </a:extLst>
                    </a:blip>
                    <a:stretch>
                      <a:fillRect/>
                    </a:stretch>
                  </pic:blipFill>
                  <pic:spPr>
                    <a:xfrm>
                      <a:off x="0" y="0"/>
                      <a:ext cx="4121785" cy="408305"/>
                    </a:xfrm>
                    <a:prstGeom prst="rect">
                      <a:avLst/>
                    </a:prstGeom>
                  </pic:spPr>
                </pic:pic>
              </a:graphicData>
            </a:graphic>
            <wp14:sizeRelH relativeFrom="margin">
              <wp14:pctWidth>0</wp14:pctWidth>
            </wp14:sizeRelH>
          </wp:anchor>
        </w:drawing>
      </w:r>
      <w:commentRangeEnd w:id="645"/>
      <w:r w:rsidR="00F358CF">
        <w:rPr>
          <w:rStyle w:val="Marquedecommentaire"/>
        </w:rPr>
        <w:commentReference w:id="645"/>
      </w:r>
    </w:p>
    <w:p w14:paraId="4D165027" w14:textId="52132C76" w:rsidR="0071362F" w:rsidRPr="00DE50E0" w:rsidRDefault="00821B5F" w:rsidP="00E07642">
      <w:pPr>
        <w:spacing w:line="276" w:lineRule="auto"/>
        <w:jc w:val="both"/>
        <w:rPr>
          <w:rFonts w:ascii="Adobe Thai" w:hAnsi="Adobe Thai" w:cs="Adobe Thai"/>
        </w:rPr>
      </w:pPr>
      <w:r>
        <w:rPr>
          <w:rFonts w:ascii="Adobe Thai" w:hAnsi="Adobe Thai" w:cs="Adobe Thai"/>
        </w:rPr>
        <w:t xml:space="preserve">        </w:t>
      </w:r>
      <w:r w:rsidR="0071362F" w:rsidRPr="00DE50E0">
        <w:rPr>
          <w:rFonts w:ascii="Adobe Thai" w:hAnsi="Adobe Thai" w:cs="Adobe Thai"/>
        </w:rPr>
        <w:t>(</w:t>
      </w:r>
      <w:proofErr w:type="gramStart"/>
      <w:r w:rsidR="0071362F" w:rsidRPr="00DE50E0">
        <w:rPr>
          <w:rFonts w:ascii="Adobe Thai" w:hAnsi="Adobe Thai" w:cs="Adobe Thai"/>
        </w:rPr>
        <w:t>eq</w:t>
      </w:r>
      <w:proofErr w:type="gramEnd"/>
      <w:r w:rsidR="0071362F" w:rsidRPr="00DE50E0">
        <w:rPr>
          <w:rFonts w:ascii="Adobe Thai" w:hAnsi="Adobe Thai" w:cs="Adobe Thai"/>
        </w:rPr>
        <w:t>.</w:t>
      </w:r>
      <w:r>
        <w:rPr>
          <w:rFonts w:ascii="Adobe Thai" w:hAnsi="Adobe Thai" w:cs="Adobe Thai"/>
        </w:rPr>
        <w:t>12</w:t>
      </w:r>
      <w:r w:rsidR="0071362F" w:rsidRPr="00DE50E0">
        <w:rPr>
          <w:rFonts w:ascii="Adobe Thai" w:hAnsi="Adobe Thai" w:cs="Adobe Thai"/>
        </w:rPr>
        <w:t>)</w:t>
      </w:r>
    </w:p>
    <w:p w14:paraId="683468BF" w14:textId="60CEC96B" w:rsidR="0071362F" w:rsidRPr="00DE50E0" w:rsidRDefault="0071362F" w:rsidP="00E07642">
      <w:pPr>
        <w:spacing w:line="276" w:lineRule="auto"/>
        <w:jc w:val="both"/>
        <w:rPr>
          <w:rFonts w:ascii="Adobe Thai" w:hAnsi="Adobe Thai" w:cs="Adobe Thai"/>
        </w:rPr>
      </w:pPr>
    </w:p>
    <w:p w14:paraId="1910F5BF" w14:textId="7A1B0D27" w:rsidR="00BB61A8" w:rsidRPr="00DE50E0" w:rsidRDefault="00821B5F" w:rsidP="00E07642">
      <w:pPr>
        <w:spacing w:line="276" w:lineRule="auto"/>
        <w:jc w:val="both"/>
        <w:rPr>
          <w:rFonts w:ascii="Adobe Thai" w:hAnsi="Adobe Thai" w:cs="Adobe Thai"/>
        </w:rPr>
      </w:pPr>
      <w:r w:rsidRPr="00DE50E0">
        <w:rPr>
          <w:rFonts w:ascii="Adobe Thai" w:hAnsi="Adobe Thai" w:cs="Adobe Thai"/>
          <w:noProof/>
        </w:rPr>
        <w:drawing>
          <wp:anchor distT="0" distB="0" distL="114300" distR="114300" simplePos="0" relativeHeight="251668480" behindDoc="0" locked="0" layoutInCell="1" allowOverlap="1" wp14:anchorId="0F4B1C02" wp14:editId="41308FF8">
            <wp:simplePos x="0" y="0"/>
            <wp:positionH relativeFrom="column">
              <wp:posOffset>1993265</wp:posOffset>
            </wp:positionH>
            <wp:positionV relativeFrom="paragraph">
              <wp:posOffset>9525</wp:posOffset>
            </wp:positionV>
            <wp:extent cx="975360" cy="189865"/>
            <wp:effectExtent l="0" t="0" r="0" b="0"/>
            <wp:wrapSquare wrapText="bothSides"/>
            <wp:docPr id="174409449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094499" name=""/>
                    <pic:cNvPicPr/>
                  </pic:nvPicPr>
                  <pic:blipFill>
                    <a:blip r:embed="rId44">
                      <a:extLst>
                        <a:ext uri="{28A0092B-C50C-407E-A947-70E740481C1C}">
                          <a14:useLocalDpi xmlns:a14="http://schemas.microsoft.com/office/drawing/2010/main" val="0"/>
                        </a:ext>
                      </a:extLst>
                    </a:blip>
                    <a:stretch>
                      <a:fillRect/>
                    </a:stretch>
                  </pic:blipFill>
                  <pic:spPr>
                    <a:xfrm>
                      <a:off x="0" y="0"/>
                      <a:ext cx="975360" cy="189865"/>
                    </a:xfrm>
                    <a:prstGeom prst="rect">
                      <a:avLst/>
                    </a:prstGeom>
                  </pic:spPr>
                </pic:pic>
              </a:graphicData>
            </a:graphic>
            <wp14:sizeRelH relativeFrom="margin">
              <wp14:pctWidth>0</wp14:pctWidth>
            </wp14:sizeRelH>
            <wp14:sizeRelV relativeFrom="margin">
              <wp14:pctHeight>0</wp14:pctHeight>
            </wp14:sizeRelV>
          </wp:anchor>
        </w:drawing>
      </w:r>
      <w:r w:rsidR="0071362F" w:rsidRPr="00DE50E0">
        <w:rPr>
          <w:rFonts w:ascii="Adobe Thai" w:hAnsi="Adobe Thai" w:cs="Adobe Thai"/>
        </w:rPr>
        <w:t>Avec</w:t>
      </w:r>
      <w:r w:rsidR="00BB61A8" w:rsidRPr="00DE50E0">
        <w:rPr>
          <w:rFonts w:ascii="Adobe Thai" w:hAnsi="Adobe Thai" w:cs="Adobe Thai"/>
        </w:rPr>
        <w:t xml:space="preserve"> </w:t>
      </w:r>
      <w:r>
        <w:rPr>
          <w:rFonts w:ascii="Adobe Thai" w:hAnsi="Adobe Thai" w:cs="Adobe Thai"/>
        </w:rPr>
        <w:t xml:space="preserve">  </w:t>
      </w:r>
      <w:r>
        <w:rPr>
          <w:rFonts w:ascii="Adobe Thai" w:hAnsi="Adobe Thai" w:cs="Adobe Thai"/>
        </w:rPr>
        <w:tab/>
      </w:r>
      <w:r>
        <w:rPr>
          <w:rFonts w:ascii="Adobe Thai" w:hAnsi="Adobe Thai" w:cs="Adobe Thai"/>
        </w:rPr>
        <w:tab/>
      </w:r>
      <w:r>
        <w:rPr>
          <w:rFonts w:ascii="Adobe Thai" w:hAnsi="Adobe Thai" w:cs="Adobe Thai"/>
        </w:rPr>
        <w:tab/>
        <w:t xml:space="preserve">         </w:t>
      </w:r>
      <w:r w:rsidR="0071362F" w:rsidRPr="00DE50E0">
        <w:rPr>
          <w:rFonts w:ascii="Adobe Thai" w:hAnsi="Adobe Thai" w:cs="Adobe Thai"/>
        </w:rPr>
        <w:t>(eq.</w:t>
      </w:r>
      <w:r>
        <w:rPr>
          <w:rFonts w:ascii="Adobe Thai" w:hAnsi="Adobe Thai" w:cs="Adobe Thai"/>
        </w:rPr>
        <w:t>13</w:t>
      </w:r>
      <w:r w:rsidR="0071362F" w:rsidRPr="00DE50E0">
        <w:rPr>
          <w:rFonts w:ascii="Adobe Thai" w:hAnsi="Adobe Thai" w:cs="Adobe Thai"/>
        </w:rPr>
        <w:t>)</w:t>
      </w:r>
    </w:p>
    <w:p w14:paraId="17E50C8B" w14:textId="77777777" w:rsidR="00BB61A8" w:rsidRPr="00DE50E0" w:rsidRDefault="00BB61A8" w:rsidP="00E07642">
      <w:pPr>
        <w:spacing w:line="276" w:lineRule="auto"/>
        <w:jc w:val="both"/>
        <w:rPr>
          <w:rFonts w:ascii="Adobe Thai" w:hAnsi="Adobe Thai" w:cs="Adobe Thai"/>
        </w:rPr>
      </w:pPr>
    </w:p>
    <w:p w14:paraId="19B28E3B" w14:textId="0769F4FE" w:rsidR="00BB61A8" w:rsidRPr="00DE50E0" w:rsidRDefault="00BB61A8" w:rsidP="00E07642">
      <w:pPr>
        <w:spacing w:line="276" w:lineRule="auto"/>
        <w:jc w:val="both"/>
        <w:rPr>
          <w:rFonts w:ascii="Adobe Thai" w:hAnsi="Adobe Thai" w:cs="Adobe Thai"/>
        </w:rPr>
      </w:pPr>
      <w:r w:rsidRPr="00DE50E0">
        <w:rPr>
          <w:rFonts w:ascii="Adobe Thai" w:hAnsi="Adobe Thai" w:cs="Adobe Thai"/>
        </w:rPr>
        <w:t>Cette nouvelle formulation permet de déterminer une nouvelle impédance qui tient idéalement compte du compromis imposé par la multi-incidence.</w:t>
      </w:r>
    </w:p>
    <w:p w14:paraId="4E8C9107" w14:textId="7D009073" w:rsidR="00BB61A8" w:rsidRPr="00DE50E0" w:rsidRDefault="00BB61A8" w:rsidP="00E07642">
      <w:pPr>
        <w:spacing w:line="276" w:lineRule="auto"/>
        <w:jc w:val="both"/>
        <w:rPr>
          <w:rFonts w:ascii="Adobe Thai" w:hAnsi="Adobe Thai" w:cs="Adobe Thai"/>
        </w:rPr>
      </w:pPr>
      <w:r w:rsidRPr="00DE50E0">
        <w:rPr>
          <w:rFonts w:ascii="Adobe Thai" w:hAnsi="Adobe Thai" w:cs="Adobe Thai"/>
        </w:rPr>
        <w:t>Les considérations précédentes tiennent compte de la multi-incidence tant que celle-ci reste relativement proche de la normale. Pour étudier le comportement de solutions acoustiques à réaction localisée en incidence rasante ou quasi tangentielle à la surface du traitement</w:t>
      </w:r>
    </w:p>
    <w:p w14:paraId="7FF3519D" w14:textId="29D74222" w:rsidR="00281CE8" w:rsidRPr="00DE50E0" w:rsidRDefault="0071362F" w:rsidP="00E07642">
      <w:pPr>
        <w:spacing w:line="276" w:lineRule="auto"/>
        <w:jc w:val="both"/>
        <w:rPr>
          <w:rFonts w:ascii="Adobe Thai" w:hAnsi="Adobe Thai" w:cs="Adobe Thai"/>
        </w:rPr>
      </w:pPr>
      <w:r w:rsidRPr="00DE50E0">
        <w:rPr>
          <w:rFonts w:ascii="Adobe Thai" w:hAnsi="Adobe Thai" w:cs="Adobe Thai"/>
        </w:rPr>
        <w:t>Par suite des</w:t>
      </w:r>
      <w:r w:rsidR="00BB61A8" w:rsidRPr="00DE50E0">
        <w:rPr>
          <w:rFonts w:ascii="Adobe Thai" w:hAnsi="Adobe Thai" w:cs="Adobe Thai"/>
        </w:rPr>
        <w:t xml:space="preserve"> travaux de Cremer (1953) et</w:t>
      </w:r>
      <w:r w:rsidR="005A712B" w:rsidRPr="00DE50E0">
        <w:rPr>
          <w:rFonts w:ascii="Adobe Thai" w:hAnsi="Adobe Thai" w:cs="Adobe Thai"/>
        </w:rPr>
        <w:t xml:space="preserve"> de</w:t>
      </w:r>
      <w:r w:rsidR="00BB61A8" w:rsidRPr="00DE50E0">
        <w:rPr>
          <w:rFonts w:ascii="Adobe Thai" w:hAnsi="Adobe Thai" w:cs="Adobe Thai"/>
        </w:rPr>
        <w:t xml:space="preserve"> Tester (1973), </w:t>
      </w:r>
      <w:commentRangeStart w:id="646"/>
      <w:proofErr w:type="spellStart"/>
      <w:r w:rsidR="00BB61A8" w:rsidRPr="00DE50E0">
        <w:rPr>
          <w:rFonts w:ascii="Adobe Thai" w:hAnsi="Adobe Thai" w:cs="Adobe Thai"/>
        </w:rPr>
        <w:t>Kabral</w:t>
      </w:r>
      <w:proofErr w:type="spellEnd"/>
      <w:r w:rsidR="00BB61A8" w:rsidRPr="00DE50E0">
        <w:rPr>
          <w:rStyle w:val="Appeldenotedefin"/>
          <w:rFonts w:ascii="Adobe Thai" w:hAnsi="Adobe Thai" w:cs="Adobe Thai"/>
        </w:rPr>
        <w:endnoteReference w:id="62"/>
      </w:r>
      <w:r w:rsidR="00BB61A8" w:rsidRPr="00DE50E0">
        <w:rPr>
          <w:rFonts w:ascii="Adobe Thai" w:hAnsi="Adobe Thai" w:cs="Adobe Thai"/>
        </w:rPr>
        <w:t xml:space="preserve"> propose l’impédance idéale d’un traitement acoustique pour absorber l’énergie acoustique du premier mode d</w:t>
      </w:r>
      <w:r w:rsidR="005A712B" w:rsidRPr="00DE50E0">
        <w:rPr>
          <w:rFonts w:ascii="Adobe Thai" w:hAnsi="Adobe Thai" w:cs="Adobe Thai"/>
        </w:rPr>
        <w:t xml:space="preserve">e tube </w:t>
      </w:r>
      <w:r w:rsidR="0089173C" w:rsidRPr="00DE50E0">
        <w:rPr>
          <w:rFonts w:ascii="Adobe Thai" w:hAnsi="Adobe Thai" w:cs="Adobe Thai"/>
        </w:rPr>
        <w:t xml:space="preserve">en incidence rasante </w:t>
      </w:r>
      <w:r w:rsidR="005A712B" w:rsidRPr="00DE50E0">
        <w:rPr>
          <w:rFonts w:ascii="Adobe Thai" w:hAnsi="Adobe Thai" w:cs="Adobe Thai"/>
        </w:rPr>
        <w:t xml:space="preserve">en tenant compte de l’écoulement. </w:t>
      </w:r>
      <w:commentRangeEnd w:id="646"/>
      <w:r w:rsidR="009A1CEB">
        <w:rPr>
          <w:rStyle w:val="Marquedecommentaire"/>
        </w:rPr>
        <w:commentReference w:id="646"/>
      </w:r>
    </w:p>
    <w:p w14:paraId="53566369" w14:textId="62F2F7FC" w:rsidR="00281CE8" w:rsidRPr="00DE50E0" w:rsidRDefault="00281CE8" w:rsidP="00E07642">
      <w:pPr>
        <w:spacing w:line="276" w:lineRule="auto"/>
        <w:rPr>
          <w:rFonts w:ascii="Adobe Thai" w:hAnsi="Adobe Thai" w:cs="Adobe Thai"/>
        </w:rPr>
      </w:pPr>
    </w:p>
    <w:p w14:paraId="2B059C68" w14:textId="73F99B0A" w:rsidR="00235601" w:rsidRPr="00DE50E0" w:rsidRDefault="0051640F">
      <w:pPr>
        <w:pStyle w:val="Titre1"/>
        <w:pPrChange w:id="664" w:author="Lopez, Maël" w:date="2023-12-22T07:43:00Z">
          <w:pPr>
            <w:pStyle w:val="Titre1"/>
            <w:spacing w:line="276" w:lineRule="auto"/>
          </w:pPr>
        </w:pPrChange>
      </w:pPr>
      <w:bookmarkStart w:id="665" w:name="_Toc153965146"/>
      <w:commentRangeStart w:id="666"/>
      <w:r w:rsidRPr="00DE50E0">
        <w:t xml:space="preserve">Perspectives et </w:t>
      </w:r>
      <w:r w:rsidR="005B3C55" w:rsidRPr="00DE50E0">
        <w:t>direction de la recherche</w:t>
      </w:r>
      <w:bookmarkEnd w:id="665"/>
      <w:commentRangeEnd w:id="666"/>
      <w:r w:rsidR="004A5CF0">
        <w:rPr>
          <w:rStyle w:val="Marquedecommentaire"/>
          <w:rFonts w:asciiTheme="minorHAnsi" w:eastAsiaTheme="minorHAnsi" w:hAnsiTheme="minorHAnsi" w:cstheme="minorBidi"/>
          <w:b w:val="0"/>
          <w:color w:val="auto"/>
        </w:rPr>
        <w:commentReference w:id="666"/>
      </w:r>
    </w:p>
    <w:p w14:paraId="40AAFC3B" w14:textId="77777777" w:rsidR="0011584A" w:rsidRPr="00DE50E0" w:rsidRDefault="0011584A" w:rsidP="00E07642">
      <w:pPr>
        <w:spacing w:line="276" w:lineRule="auto"/>
        <w:rPr>
          <w:rFonts w:ascii="Adobe Thai" w:hAnsi="Adobe Thai" w:cs="Adobe Thai"/>
        </w:rPr>
      </w:pPr>
    </w:p>
    <w:p w14:paraId="35F33C3C" w14:textId="5EA9655A" w:rsidR="0011584A" w:rsidRPr="00DE50E0" w:rsidRDefault="0089173C" w:rsidP="00E07642">
      <w:pPr>
        <w:spacing w:line="276" w:lineRule="auto"/>
        <w:jc w:val="both"/>
        <w:rPr>
          <w:rFonts w:ascii="Adobe Thai" w:hAnsi="Adobe Thai" w:cs="Adobe Thai"/>
        </w:rPr>
      </w:pPr>
      <w:r w:rsidRPr="00DE50E0">
        <w:rPr>
          <w:rFonts w:ascii="Adobe Thai" w:hAnsi="Adobe Thai" w:cs="Adobe Thai"/>
        </w:rPr>
        <w:t>Cette revue a commencé par s’intéresser aux émissions des rotors arrière. Grâce aux informations à notre disposition, on a une compréhension des émissions en champ lointain, des mécanismes de création du bruit et même une idée des niveaux de pression au niveau du carénage. Ces éléments sont des pistes pour définir l’impédance de surface idéale au niveau de notre carénage permettant une absorption maximale.</w:t>
      </w:r>
    </w:p>
    <w:p w14:paraId="63ACD6EB" w14:textId="7DEC0EB6" w:rsidR="00EE0F8C" w:rsidRPr="00DE50E0" w:rsidRDefault="00EE0F8C" w:rsidP="00E07642">
      <w:pPr>
        <w:spacing w:line="276" w:lineRule="auto"/>
        <w:jc w:val="both"/>
        <w:rPr>
          <w:rFonts w:ascii="Adobe Thai" w:hAnsi="Adobe Thai" w:cs="Adobe Thai"/>
        </w:rPr>
      </w:pPr>
      <w:commentRangeStart w:id="667"/>
      <w:r w:rsidRPr="00DE50E0">
        <w:rPr>
          <w:rFonts w:ascii="Adobe Thai" w:hAnsi="Adobe Thai" w:cs="Adobe Thai"/>
        </w:rPr>
        <w:lastRenderedPageBreak/>
        <w:t xml:space="preserve">Grâce à la littérature scientifique, </w:t>
      </w:r>
      <w:r w:rsidRPr="004A5CF0">
        <w:rPr>
          <w:rFonts w:ascii="Adobe Thai" w:hAnsi="Adobe Thai" w:cs="Adobe Thai"/>
          <w:highlight w:val="cyan"/>
          <w:rPrChange w:id="668" w:author="Lopez, Maël" w:date="2023-12-22T12:09:00Z">
            <w:rPr>
              <w:rFonts w:ascii="Adobe Thai" w:hAnsi="Adobe Thai" w:cs="Adobe Thai"/>
            </w:rPr>
          </w:rPrChange>
        </w:rPr>
        <w:t>nous</w:t>
      </w:r>
      <w:r w:rsidRPr="00DE50E0">
        <w:rPr>
          <w:rFonts w:ascii="Adobe Thai" w:hAnsi="Adobe Thai" w:cs="Adobe Thai"/>
        </w:rPr>
        <w:t xml:space="preserve"> bénéficions des expérimentations d’un grand nombre de </w:t>
      </w:r>
      <w:proofErr w:type="spellStart"/>
      <w:r w:rsidRPr="00DE50E0">
        <w:rPr>
          <w:rFonts w:ascii="Adobe Thai" w:hAnsi="Adobe Thai" w:cs="Adobe Thai"/>
        </w:rPr>
        <w:t>chercheur.euse.s</w:t>
      </w:r>
      <w:proofErr w:type="spellEnd"/>
      <w:r w:rsidRPr="00DE50E0">
        <w:rPr>
          <w:rFonts w:ascii="Adobe Thai" w:hAnsi="Adobe Thai" w:cs="Adobe Thai"/>
        </w:rPr>
        <w:t xml:space="preserve"> au sujet de matériaux innovants permettant de développer des propriétés acoustiques très particulières. </w:t>
      </w:r>
      <w:commentRangeEnd w:id="667"/>
      <w:r w:rsidR="004A5CF0">
        <w:rPr>
          <w:rStyle w:val="Marquedecommentaire"/>
        </w:rPr>
        <w:commentReference w:id="667"/>
      </w:r>
      <w:r w:rsidRPr="00DE50E0">
        <w:rPr>
          <w:rFonts w:ascii="Adobe Thai" w:hAnsi="Adobe Thai" w:cs="Adobe Thai"/>
        </w:rPr>
        <w:t>A l’aide des différents modèles dont nous avons fait la description, il sera ensuite possible de prévoir certains comportements particuliers est d’optimiser les paramètres géométriques pour atteindre nos objectifs.</w:t>
      </w:r>
    </w:p>
    <w:p w14:paraId="634FF55E" w14:textId="77777777" w:rsidR="0011584A" w:rsidRPr="00DE50E0" w:rsidRDefault="0011584A" w:rsidP="00E07642">
      <w:pPr>
        <w:spacing w:line="276" w:lineRule="auto"/>
        <w:rPr>
          <w:rFonts w:ascii="Adobe Thai" w:hAnsi="Adobe Thai" w:cs="Adobe Thai"/>
        </w:rPr>
      </w:pPr>
    </w:p>
    <w:p w14:paraId="43540698" w14:textId="77777777" w:rsidR="0011584A" w:rsidRPr="00DE50E0" w:rsidRDefault="0011584A" w:rsidP="00E07642">
      <w:pPr>
        <w:spacing w:line="276" w:lineRule="auto"/>
        <w:rPr>
          <w:rFonts w:ascii="Adobe Thai" w:hAnsi="Adobe Thai" w:cs="Adobe Thai"/>
        </w:rPr>
      </w:pPr>
    </w:p>
    <w:p w14:paraId="21D43289" w14:textId="77777777" w:rsidR="0011584A" w:rsidRPr="00DE50E0" w:rsidRDefault="0011584A" w:rsidP="00E07642">
      <w:pPr>
        <w:spacing w:line="276" w:lineRule="auto"/>
        <w:rPr>
          <w:rFonts w:ascii="Adobe Thai" w:hAnsi="Adobe Thai" w:cs="Adobe Thai"/>
        </w:rPr>
      </w:pPr>
    </w:p>
    <w:p w14:paraId="6D9D9A78" w14:textId="77777777" w:rsidR="0011584A" w:rsidRPr="00DE50E0" w:rsidRDefault="0011584A" w:rsidP="00E07642">
      <w:pPr>
        <w:spacing w:line="276" w:lineRule="auto"/>
        <w:rPr>
          <w:rFonts w:ascii="Adobe Thai" w:hAnsi="Adobe Thai" w:cs="Adobe Thai"/>
        </w:rPr>
      </w:pPr>
    </w:p>
    <w:p w14:paraId="564A6D3A" w14:textId="3D2D1814" w:rsidR="00235601" w:rsidRPr="00DE50E0" w:rsidRDefault="00235601" w:rsidP="00E07642">
      <w:pPr>
        <w:spacing w:line="276" w:lineRule="auto"/>
        <w:rPr>
          <w:rFonts w:ascii="Adobe Thai" w:hAnsi="Adobe Thai" w:cs="Adobe Thai"/>
        </w:rPr>
      </w:pPr>
    </w:p>
    <w:sectPr w:rsidR="00235601" w:rsidRPr="00DE50E0">
      <w:endnotePr>
        <w:numFmt w:val="decimal"/>
      </w:endnotePr>
      <w:pgSz w:w="11906" w:h="16838"/>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Dupont, Thomas" w:date="2024-01-05T15:48:00Z" w:initials="DT">
    <w:p w14:paraId="48807134" w14:textId="61A01EEC" w:rsidR="00831FEB" w:rsidRDefault="00831FEB">
      <w:pPr>
        <w:pStyle w:val="Commentaire"/>
      </w:pPr>
      <w:r>
        <w:rPr>
          <w:rStyle w:val="Marquedecommentaire"/>
        </w:rPr>
        <w:annotationRef/>
      </w:r>
      <w:r>
        <w:t>Il faut citer/référencer les figures dans le texte et ne jamais mettre de figures qui ne sont pas citées.</w:t>
      </w:r>
    </w:p>
  </w:comment>
  <w:comment w:id="4" w:author="Lopez, Maël" w:date="2023-12-22T05:47:00Z" w:initials="ML">
    <w:p w14:paraId="154C16FF" w14:textId="77777777" w:rsidR="00597D96" w:rsidRDefault="00597D96" w:rsidP="00597D96">
      <w:pPr>
        <w:pStyle w:val="Commentaire"/>
      </w:pPr>
      <w:r>
        <w:rPr>
          <w:rStyle w:val="Marquedecommentaire"/>
        </w:rPr>
        <w:annotationRef/>
      </w:r>
      <w:r>
        <w:t>Généralement l’introduction vient après la table des matières. S’il y a un «chapitre» avant c’est le  résumé. (le résumé fait surement moins de sens dans le cas présent)</w:t>
      </w:r>
      <w:r>
        <w:br/>
      </w:r>
      <w:r>
        <w:br/>
        <w:t>Pour ton mémoire de maîtrise, pense à commencer directement avec le gabarit de l’ETS dès le départ.</w:t>
      </w:r>
    </w:p>
  </w:comment>
  <w:comment w:id="5" w:author="Dupont, Thomas" w:date="2024-01-05T15:05:00Z" w:initials="DT">
    <w:p w14:paraId="2A8C1075" w14:textId="1568249E" w:rsidR="00C13782" w:rsidRDefault="00C13782">
      <w:pPr>
        <w:pStyle w:val="Commentaire"/>
      </w:pPr>
      <w:r>
        <w:rPr>
          <w:rStyle w:val="Marquedecommentaire"/>
        </w:rPr>
        <w:annotationRef/>
      </w:r>
      <w:r>
        <w:t>Pas seulement, ici on parle plutôt de bruit environnemental donc des niveaux faiblement et moyennement fort mais qui peuvent aussi avoir à long terme des effets néfastes sur la santé des riverains.</w:t>
      </w:r>
    </w:p>
  </w:comment>
  <w:comment w:id="7" w:author="Lopez, Maël" w:date="2023-12-22T05:50:00Z" w:initials="ML">
    <w:p w14:paraId="506368E7" w14:textId="77777777" w:rsidR="009F7BD6" w:rsidRDefault="009F7BD6" w:rsidP="009F7BD6">
      <w:pPr>
        <w:pStyle w:val="Commentaire"/>
      </w:pPr>
      <w:r>
        <w:rPr>
          <w:rStyle w:val="Marquedecommentaire"/>
        </w:rPr>
        <w:annotationRef/>
      </w:r>
      <w:r>
        <w:t xml:space="preserve">Comme nous en avions parlé tous les 2, éviter les nous (on ne </w:t>
      </w:r>
      <w:r>
        <w:t>sais pas si c’est l’équipe de recherche ou la personne qui écrit + le lecteur).</w:t>
      </w:r>
      <w:r>
        <w:br/>
      </w:r>
      <w:r>
        <w:br/>
        <w:t xml:space="preserve">Aussi, c’est pas vraiment la psychoacoustique qui nous apprend cela, sinon il faut mettre une source </w:t>
      </w:r>
    </w:p>
  </w:comment>
  <w:comment w:id="12" w:author="Lopez, Maël" w:date="2023-12-22T05:52:00Z" w:initials="ML">
    <w:p w14:paraId="6578DC33" w14:textId="77777777" w:rsidR="009F7BD6" w:rsidRDefault="009F7BD6" w:rsidP="009F7BD6">
      <w:pPr>
        <w:pStyle w:val="Commentaire"/>
      </w:pPr>
      <w:r>
        <w:rPr>
          <w:rStyle w:val="Marquedecommentaire"/>
        </w:rPr>
        <w:annotationRef/>
      </w:r>
      <w:r>
        <w:t xml:space="preserve">Ex. pour éviter le «il» </w:t>
      </w:r>
      <w:r>
        <w:br/>
      </w:r>
      <w:r>
        <w:rPr>
          <w:i/>
          <w:iCs/>
        </w:rPr>
        <w:t>qui doivent être traités</w:t>
      </w:r>
    </w:p>
    <w:p w14:paraId="0EFDD238" w14:textId="77777777" w:rsidR="009F7BD6" w:rsidRDefault="009F7BD6" w:rsidP="009F7BD6">
      <w:pPr>
        <w:pStyle w:val="Commentaire"/>
      </w:pPr>
      <w:r>
        <w:t>Ou</w:t>
      </w:r>
      <w:r>
        <w:br/>
      </w:r>
      <w:r>
        <w:rPr>
          <w:i/>
          <w:iCs/>
        </w:rPr>
        <w:t>à</w:t>
      </w:r>
    </w:p>
  </w:comment>
  <w:comment w:id="13" w:author="Dupont, Thomas" w:date="2024-01-05T15:07:00Z" w:initials="DT">
    <w:p w14:paraId="6C2B5977" w14:textId="26371612" w:rsidR="00C13782" w:rsidRDefault="00C13782">
      <w:pPr>
        <w:pStyle w:val="Commentaire"/>
      </w:pPr>
      <w:r>
        <w:rPr>
          <w:rStyle w:val="Marquedecommentaire"/>
        </w:rPr>
        <w:annotationRef/>
      </w:r>
      <w:r>
        <w:t>Pour qui ?</w:t>
      </w:r>
    </w:p>
  </w:comment>
  <w:comment w:id="15" w:author="Lopez, Maël" w:date="2023-12-22T05:53:00Z" w:initials="ML">
    <w:p w14:paraId="5DE3152E" w14:textId="77777777" w:rsidR="009F7BD6" w:rsidRDefault="009F7BD6" w:rsidP="009F7BD6">
      <w:pPr>
        <w:pStyle w:val="Commentaire"/>
      </w:pPr>
      <w:r>
        <w:rPr>
          <w:rStyle w:val="Marquedecommentaire"/>
        </w:rPr>
        <w:annotationRef/>
      </w:r>
      <w:r>
        <w:t>Éviter le</w:t>
      </w:r>
      <w:r>
        <w:t xml:space="preserve"> «on»</w:t>
      </w:r>
    </w:p>
  </w:comment>
  <w:comment w:id="14" w:author="Lopez, Maël" w:date="2023-12-22T05:56:00Z" w:initials="ML">
    <w:p w14:paraId="78BAFB65" w14:textId="77777777" w:rsidR="009F7BD6" w:rsidRDefault="009F7BD6" w:rsidP="009F7BD6">
      <w:pPr>
        <w:pStyle w:val="Commentaire"/>
      </w:pPr>
      <w:r>
        <w:rPr>
          <w:rStyle w:val="Marquedecommentaire"/>
        </w:rPr>
        <w:annotationRef/>
      </w:r>
      <w:r>
        <w:t>N’hésite pas à séparer une longue phrase en plusieurs.</w:t>
      </w:r>
      <w:r>
        <w:br/>
      </w:r>
      <w:r>
        <w:br/>
        <w:t xml:space="preserve"> Depuis le début des années 2000, de nouvelles normes à propos du bruit environnemental ont été progressivement imposées aux constructeurs d’hélicoptères1. Une diminution relativement constante du bruit d’émission des hélicoptères est ainsi observée depuis plusieurs décennies.</w:t>
      </w:r>
    </w:p>
  </w:comment>
  <w:comment w:id="21" w:author="Dupont, Thomas" w:date="2024-01-05T15:11:00Z" w:initials="DT">
    <w:p w14:paraId="4175D5F4" w14:textId="53523E04" w:rsidR="00C13782" w:rsidRDefault="00C13782">
      <w:pPr>
        <w:pStyle w:val="Commentaire"/>
      </w:pPr>
      <w:r>
        <w:rPr>
          <w:rStyle w:val="Marquedecommentaire"/>
        </w:rPr>
        <w:annotationRef/>
      </w:r>
      <w:r>
        <w:t xml:space="preserve">Un peu ambitieux ! Tu ne fais pas </w:t>
      </w:r>
      <w:r>
        <w:t>un revue complète.</w:t>
      </w:r>
    </w:p>
    <w:p w14:paraId="62AEB6F4" w14:textId="32F9DF8F" w:rsidR="00C13782" w:rsidRDefault="00C13782">
      <w:pPr>
        <w:pStyle w:val="Commentaire"/>
      </w:pPr>
      <w:r>
        <w:t>Parler plutôt de solution proposées pour réduire cette source de bruit.</w:t>
      </w:r>
    </w:p>
  </w:comment>
  <w:comment w:id="22" w:author="Lopez, Maël" w:date="2023-12-22T05:58:00Z" w:initials="ML">
    <w:p w14:paraId="6A1FB510" w14:textId="77777777" w:rsidR="009F7BD6" w:rsidRDefault="009F7BD6" w:rsidP="009F7BD6">
      <w:pPr>
        <w:pStyle w:val="Commentaire"/>
      </w:pPr>
      <w:r>
        <w:rPr>
          <w:rStyle w:val="Marquedecommentaire"/>
        </w:rPr>
        <w:annotationRef/>
      </w:r>
      <w:r>
        <w:t xml:space="preserve">Je comprends </w:t>
      </w:r>
      <w:r>
        <w:t>quelle est ta problématique parc que je suis dans le sujet. Mais pour une personne extérieure c’est plus compliqué. Surtout qu’il y a plusieurs façon de rendre le rotor de queue + silencieux.</w:t>
      </w:r>
      <w:r>
        <w:br/>
        <w:t xml:space="preserve">Tu peux ajouter une phrase avant en disant la problématique est : </w:t>
      </w:r>
    </w:p>
  </w:comment>
  <w:comment w:id="23" w:author="Dupont, Thomas" w:date="2024-01-05T15:13:00Z" w:initials="DT">
    <w:p w14:paraId="37024685" w14:textId="32E24236" w:rsidR="00C13782" w:rsidRDefault="00C13782">
      <w:pPr>
        <w:pStyle w:val="Commentaire"/>
      </w:pPr>
      <w:r>
        <w:rPr>
          <w:rStyle w:val="Marquedecommentaire"/>
        </w:rPr>
        <w:annotationRef/>
      </w:r>
      <w:r>
        <w:t>préciser</w:t>
      </w:r>
    </w:p>
  </w:comment>
  <w:comment w:id="26" w:author="Lopez, Maël" w:date="2023-12-22T06:00:00Z" w:initials="ML">
    <w:p w14:paraId="4065E384" w14:textId="77777777" w:rsidR="000766FB" w:rsidRDefault="000766FB" w:rsidP="000766FB">
      <w:pPr>
        <w:pStyle w:val="Commentaire"/>
      </w:pPr>
      <w:r>
        <w:rPr>
          <w:rStyle w:val="Marquedecommentaire"/>
        </w:rPr>
        <w:annotationRef/>
      </w:r>
      <w:r>
        <w:t xml:space="preserve">Ajoute </w:t>
      </w:r>
      <w:r>
        <w:t>une numérotations des chapitres, ça sera plus facile pour bien voir le cheminement de ton document</w:t>
      </w:r>
    </w:p>
  </w:comment>
  <w:comment w:id="25" w:author="Lopez, Maël" w:date="2023-12-22T07:42:00Z" w:initials="ML">
    <w:p w14:paraId="7B101938" w14:textId="77777777" w:rsidR="006E697E" w:rsidRDefault="006E697E" w:rsidP="006E697E">
      <w:pPr>
        <w:pStyle w:val="Commentaire"/>
      </w:pPr>
      <w:r>
        <w:rPr>
          <w:rStyle w:val="Marquedecommentaire"/>
        </w:rPr>
        <w:annotationRef/>
      </w:r>
      <w:r>
        <w:t>Mettre les titres principaux dans une police plus grande</w:t>
      </w:r>
    </w:p>
  </w:comment>
  <w:comment w:id="28" w:author="Dupont, Thomas" w:date="2024-01-05T15:15:00Z" w:initials="DT">
    <w:p w14:paraId="7413EE87" w14:textId="3BB29FA3" w:rsidR="00C13782" w:rsidRDefault="00C13782">
      <w:pPr>
        <w:pStyle w:val="Commentaire"/>
      </w:pPr>
      <w:r>
        <w:rPr>
          <w:rStyle w:val="Marquedecommentaire"/>
        </w:rPr>
        <w:annotationRef/>
      </w:r>
    </w:p>
  </w:comment>
  <w:comment w:id="31" w:author="Dupont, Thomas" w:date="2024-01-05T15:27:00Z" w:initials="DT">
    <w:p w14:paraId="1A7ABF70" w14:textId="685445C1" w:rsidR="00C63DB1" w:rsidRDefault="00C63DB1">
      <w:pPr>
        <w:pStyle w:val="Commentaire"/>
      </w:pPr>
      <w:r>
        <w:rPr>
          <w:rStyle w:val="Marquedecommentaire"/>
        </w:rPr>
        <w:annotationRef/>
      </w:r>
      <w:r>
        <w:t xml:space="preserve">Il faut peut-être faire une introduction pour expliquer comment est organiser ce chapitre. </w:t>
      </w:r>
    </w:p>
  </w:comment>
  <w:comment w:id="43" w:author="Dupont, Thomas" w:date="2024-01-05T15:16:00Z" w:initials="DT">
    <w:p w14:paraId="4EA30DF3" w14:textId="5DE6E550" w:rsidR="00C13782" w:rsidRDefault="00C13782">
      <w:pPr>
        <w:pStyle w:val="Commentaire"/>
      </w:pPr>
      <w:r>
        <w:rPr>
          <w:rStyle w:val="Marquedecommentaire"/>
        </w:rPr>
        <w:annotationRef/>
      </w:r>
      <w:r>
        <w:t>???</w:t>
      </w:r>
    </w:p>
  </w:comment>
  <w:comment w:id="44" w:author="Lopez, Maël" w:date="2023-12-22T06:03:00Z" w:initials="ML">
    <w:p w14:paraId="06141247" w14:textId="615959C4" w:rsidR="000766FB" w:rsidRDefault="000766FB" w:rsidP="000766FB">
      <w:pPr>
        <w:pStyle w:val="Commentaire"/>
      </w:pPr>
      <w:r>
        <w:rPr>
          <w:rStyle w:val="Marquedecommentaire"/>
        </w:rPr>
        <w:annotationRef/>
      </w:r>
      <w:r>
        <w:t>N’hésite pas à ajouter une référence pour appuyer l‘utilisation du terme technique</w:t>
      </w:r>
    </w:p>
  </w:comment>
  <w:comment w:id="45" w:author="Dupont, Thomas" w:date="2024-01-05T15:20:00Z" w:initials="DT">
    <w:p w14:paraId="7DF82319" w14:textId="4BD2F5F7" w:rsidR="00C13782" w:rsidRDefault="00C13782">
      <w:pPr>
        <w:pStyle w:val="Commentaire"/>
      </w:pPr>
      <w:r>
        <w:rPr>
          <w:rStyle w:val="Marquedecommentaire"/>
        </w:rPr>
        <w:annotationRef/>
      </w:r>
      <w:r>
        <w:t>préciser</w:t>
      </w:r>
    </w:p>
  </w:comment>
  <w:comment w:id="50" w:author="Dupont, Thomas" w:date="2024-01-05T15:23:00Z" w:initials="DT">
    <w:p w14:paraId="7732E89B" w14:textId="1502E72C" w:rsidR="00C13782" w:rsidRDefault="00C13782">
      <w:pPr>
        <w:pStyle w:val="Commentaire"/>
      </w:pPr>
      <w:r>
        <w:rPr>
          <w:rStyle w:val="Marquedecommentaire"/>
        </w:rPr>
        <w:annotationRef/>
      </w:r>
      <w:r w:rsidR="00C63DB1">
        <w:t xml:space="preserve">surtout </w:t>
      </w:r>
      <w:r>
        <w:t xml:space="preserve">en HF mais </w:t>
      </w:r>
      <w:r w:rsidR="00C63DB1">
        <w:t xml:space="preserve">beaucoup </w:t>
      </w:r>
      <w:r>
        <w:t xml:space="preserve">moins en BF, c’est pour cela qu’on entend bien certaines sources BF des hélicoptères assez </w:t>
      </w:r>
      <w:r w:rsidR="00C63DB1">
        <w:t>loin mais pas les sources HF</w:t>
      </w:r>
    </w:p>
  </w:comment>
  <w:comment w:id="51" w:author="Dupont, Thomas" w:date="2024-01-05T15:25:00Z" w:initials="DT">
    <w:p w14:paraId="2B6B3676" w14:textId="331CD9F7" w:rsidR="00C63DB1" w:rsidRDefault="00C63DB1">
      <w:pPr>
        <w:pStyle w:val="Commentaire"/>
      </w:pPr>
      <w:r>
        <w:rPr>
          <w:rStyle w:val="Marquedecommentaire"/>
        </w:rPr>
        <w:annotationRef/>
      </w:r>
      <w:r>
        <w:t>car fortes amplitude et de composantes MF et HF (entre autres)</w:t>
      </w:r>
    </w:p>
  </w:comment>
  <w:comment w:id="54" w:author="Lopez, Maël" w:date="2023-12-22T06:09:00Z" w:initials="ML">
    <w:p w14:paraId="18EA0F41" w14:textId="77777777" w:rsidR="002F041C" w:rsidRDefault="002F041C" w:rsidP="002F041C">
      <w:pPr>
        <w:pStyle w:val="Commentaire"/>
      </w:pPr>
      <w:r>
        <w:rPr>
          <w:rStyle w:val="Marquedecommentaire"/>
        </w:rPr>
        <w:annotationRef/>
      </w:r>
      <w:r>
        <w:t xml:space="preserve">Dans le texte tu oublies de présenter les figures. </w:t>
      </w:r>
      <w:r>
        <w:br/>
        <w:t xml:space="preserve">Il faut que tu nous dises ce qu’elles représentent. Pour appuyer le paragraphe concerné du texte. Sinon c’est comme si elles étaient inutiles. </w:t>
      </w:r>
    </w:p>
  </w:comment>
  <w:comment w:id="55" w:author="Lopez, Maël" w:date="2023-12-22T06:15:00Z" w:initials="ML">
    <w:p w14:paraId="0D16D7F0" w14:textId="77777777" w:rsidR="002F041C" w:rsidRDefault="002F041C" w:rsidP="002F041C">
      <w:pPr>
        <w:pStyle w:val="Commentaire"/>
      </w:pPr>
      <w:r>
        <w:rPr>
          <w:rStyle w:val="Marquedecommentaire"/>
        </w:rPr>
        <w:annotationRef/>
      </w:r>
      <w:r>
        <w:t>Ex. pour une phrase courte : Le spectre d’émission des deux rotors est représenté par figure 1.</w:t>
      </w:r>
    </w:p>
  </w:comment>
  <w:comment w:id="56" w:author="Lopez, Maël" w:date="2023-12-22T06:06:00Z" w:initials="ML">
    <w:p w14:paraId="6B686ECD" w14:textId="4EC2DA20" w:rsidR="000766FB" w:rsidRDefault="000766FB" w:rsidP="000766FB">
      <w:pPr>
        <w:pStyle w:val="Commentaire"/>
      </w:pPr>
      <w:r>
        <w:rPr>
          <w:rStyle w:val="Marquedecommentaire"/>
        </w:rPr>
        <w:annotationRef/>
      </w:r>
      <w:r>
        <w:t>La figure doit apparaître après sa citation (</w:t>
      </w:r>
      <w:r>
        <w:rPr>
          <w:i/>
          <w:iCs/>
        </w:rPr>
        <w:t>voir la figure 1</w:t>
      </w:r>
      <w:r>
        <w:t>) dans le texte.</w:t>
      </w:r>
    </w:p>
  </w:comment>
  <w:comment w:id="57" w:author="Dupont, Thomas" w:date="2024-01-05T15:26:00Z" w:initials="DT">
    <w:p w14:paraId="74E2AB13" w14:textId="1851F041" w:rsidR="00C63DB1" w:rsidRDefault="00C63DB1">
      <w:pPr>
        <w:pStyle w:val="Commentaire"/>
      </w:pPr>
      <w:r>
        <w:rPr>
          <w:rStyle w:val="Marquedecommentaire"/>
        </w:rPr>
        <w:annotationRef/>
      </w:r>
      <w:r>
        <w:t>Donner la référence</w:t>
      </w:r>
    </w:p>
  </w:comment>
  <w:comment w:id="59" w:author="Dupont, Thomas" w:date="2024-01-05T15:34:00Z" w:initials="DT">
    <w:p w14:paraId="7CA2A2A6" w14:textId="05AA13A7" w:rsidR="00077E9F" w:rsidRDefault="00077E9F">
      <w:pPr>
        <w:pStyle w:val="Commentaire"/>
      </w:pPr>
      <w:r>
        <w:rPr>
          <w:rStyle w:val="Marquedecommentaire"/>
        </w:rPr>
        <w:annotationRef/>
      </w:r>
      <w:r>
        <w:t xml:space="preserve">Tu présentes plutôt </w:t>
      </w:r>
      <w:r>
        <w:t xml:space="preserve">plusieurs type de rotors (évolution) mais tu n’explique pas pourquoi et en quoi il y a de la réduction </w:t>
      </w:r>
      <w:r w:rsidR="00C94F53">
        <w:t>de bruit.</w:t>
      </w:r>
    </w:p>
  </w:comment>
  <w:comment w:id="60" w:author="Lopez, Maël" w:date="2023-12-22T06:20:00Z" w:initials="ML">
    <w:p w14:paraId="3F2C2FD1" w14:textId="77777777" w:rsidR="00F83FA7" w:rsidRDefault="00F83FA7" w:rsidP="00F83FA7">
      <w:pPr>
        <w:pStyle w:val="Commentaire"/>
      </w:pPr>
      <w:r>
        <w:rPr>
          <w:rStyle w:val="Marquedecommentaire"/>
        </w:rPr>
        <w:annotationRef/>
      </w:r>
      <w:r>
        <w:t xml:space="preserve">J’éviterai ce terme dans un document comme celui-ci. </w:t>
      </w:r>
      <w:r>
        <w:br/>
        <w:t xml:space="preserve">Par contre tu peux le garder pour vulgariser ton projet auprès d’une audience diversifiée </w:t>
      </w:r>
    </w:p>
  </w:comment>
  <w:comment w:id="61" w:author="Lopez, Maël" w:date="2023-12-22T06:21:00Z" w:initials="ML">
    <w:p w14:paraId="5A2BAD95" w14:textId="08718AA2" w:rsidR="00F83FA7" w:rsidRDefault="00F83FA7" w:rsidP="00F83FA7">
      <w:pPr>
        <w:pStyle w:val="Commentaire"/>
      </w:pPr>
      <w:r>
        <w:rPr>
          <w:rStyle w:val="Marquedecommentaire"/>
        </w:rPr>
        <w:annotationRef/>
      </w:r>
      <w:r>
        <w:t>Le carénage atténue le son</w:t>
      </w:r>
    </w:p>
  </w:comment>
  <w:comment w:id="64" w:author="Dupont, Thomas" w:date="2024-01-05T15:31:00Z" w:initials="DT">
    <w:p w14:paraId="285A8C89" w14:textId="2DB51650" w:rsidR="00C63DB1" w:rsidRDefault="00C63DB1">
      <w:pPr>
        <w:pStyle w:val="Commentaire"/>
      </w:pPr>
      <w:r>
        <w:rPr>
          <w:rStyle w:val="Marquedecommentaire"/>
        </w:rPr>
        <w:annotationRef/>
      </w:r>
      <w:r>
        <w:t>Par rapport à un rotor non caréné ?</w:t>
      </w:r>
    </w:p>
  </w:comment>
  <w:comment w:id="69" w:author="Dupont, Thomas" w:date="2024-01-05T15:32:00Z" w:initials="DT">
    <w:p w14:paraId="1725CE76" w14:textId="0ED2EC17" w:rsidR="00C63DB1" w:rsidRDefault="00C63DB1">
      <w:pPr>
        <w:pStyle w:val="Commentaire"/>
      </w:pPr>
      <w:r>
        <w:rPr>
          <w:rStyle w:val="Marquedecommentaire"/>
        </w:rPr>
        <w:annotationRef/>
      </w:r>
      <w:r>
        <w:t>Insérer la figure correctement</w:t>
      </w:r>
    </w:p>
  </w:comment>
  <w:comment w:id="70" w:author="Dupont, Thomas" w:date="2024-01-05T15:44:00Z" w:initials="DT">
    <w:p w14:paraId="13F753C0" w14:textId="4C222532" w:rsidR="00C94F53" w:rsidRDefault="00C94F53">
      <w:pPr>
        <w:pStyle w:val="Commentaire"/>
      </w:pPr>
      <w:r>
        <w:rPr>
          <w:rStyle w:val="Marquedecommentaire"/>
        </w:rPr>
        <w:annotationRef/>
      </w:r>
      <w:r>
        <w:t>Donner la référence</w:t>
      </w:r>
    </w:p>
  </w:comment>
  <w:comment w:id="71" w:author="Dupont, Thomas" w:date="2024-01-05T15:33:00Z" w:initials="DT">
    <w:p w14:paraId="119CAC57" w14:textId="2C1CD778" w:rsidR="00C63DB1" w:rsidRDefault="00C63DB1">
      <w:pPr>
        <w:pStyle w:val="Commentaire"/>
      </w:pPr>
      <w:r>
        <w:rPr>
          <w:rStyle w:val="Marquedecommentaire"/>
        </w:rPr>
        <w:annotationRef/>
      </w:r>
      <w:r w:rsidRPr="00C63DB1">
        <w:t xml:space="preserve">Bell </w:t>
      </w:r>
      <w:r w:rsidRPr="00C63DB1">
        <w:t>Textron Canada</w:t>
      </w:r>
    </w:p>
  </w:comment>
  <w:comment w:id="85" w:author="Dupont, Thomas" w:date="2024-01-05T15:38:00Z" w:initials="DT">
    <w:p w14:paraId="68C0A7CF" w14:textId="16213432" w:rsidR="00C94F53" w:rsidRDefault="00C94F53">
      <w:pPr>
        <w:pStyle w:val="Commentaire"/>
      </w:pPr>
      <w:r>
        <w:rPr>
          <w:rStyle w:val="Marquedecommentaire"/>
        </w:rPr>
        <w:annotationRef/>
      </w:r>
      <w:r>
        <w:t>?</w:t>
      </w:r>
    </w:p>
  </w:comment>
  <w:comment w:id="86" w:author="Dupont, Thomas" w:date="2024-01-05T15:40:00Z" w:initials="DT">
    <w:p w14:paraId="12DC2B5F" w14:textId="5C77E7B2" w:rsidR="00C94F53" w:rsidRDefault="00C94F53">
      <w:pPr>
        <w:pStyle w:val="Commentaire"/>
      </w:pPr>
      <w:r>
        <w:rPr>
          <w:rStyle w:val="Marquedecommentaire"/>
        </w:rPr>
        <w:annotationRef/>
      </w:r>
      <w:r>
        <w:t>préciser</w:t>
      </w:r>
    </w:p>
  </w:comment>
  <w:comment w:id="89" w:author="Lopez, Maël" w:date="2023-12-22T06:18:00Z" w:initials="ML">
    <w:p w14:paraId="5AC64212" w14:textId="53DEDFC5" w:rsidR="002F041C" w:rsidRDefault="002F041C" w:rsidP="002F041C">
      <w:pPr>
        <w:pStyle w:val="Commentaire"/>
      </w:pPr>
      <w:r>
        <w:rPr>
          <w:rStyle w:val="Marquedecommentaire"/>
        </w:rPr>
        <w:annotationRef/>
      </w:r>
      <w:r>
        <w:t>Eviter d’utiliser les abréviations directement.</w:t>
      </w:r>
      <w:r>
        <w:br/>
        <w:t xml:space="preserve">D’abord donner </w:t>
      </w:r>
      <w:r>
        <w:t>leur explications. Puis si tu l’utilises + d’une fois alors là employé l’abréviation.</w:t>
      </w:r>
      <w:r>
        <w:br/>
        <w:t>Ex. : Cette maîtrise est une collaboration entre Ecole de Technologie Supérieure (ETS) et …. .</w:t>
      </w:r>
      <w:r>
        <w:br/>
        <w:t>L’ETS s’occupe de la partie….</w:t>
      </w:r>
    </w:p>
  </w:comment>
  <w:comment w:id="91" w:author="Dupont, Thomas" w:date="2024-01-05T15:42:00Z" w:initials="DT">
    <w:p w14:paraId="2E30B734" w14:textId="0DEABF44" w:rsidR="00C94F53" w:rsidRDefault="00C94F53">
      <w:pPr>
        <w:pStyle w:val="Commentaire"/>
      </w:pPr>
      <w:r>
        <w:rPr>
          <w:rStyle w:val="Marquedecommentaire"/>
        </w:rPr>
        <w:annotationRef/>
      </w:r>
      <w:r>
        <w:t>lattice Boltzmann (C’est le réseau Boltzmann et non les chercheurs Lattice et Boltzmann)</w:t>
      </w:r>
    </w:p>
  </w:comment>
  <w:comment w:id="98" w:author="Lopez, Maël" w:date="2023-12-22T06:14:00Z" w:initials="ML">
    <w:p w14:paraId="603FCE66" w14:textId="0F5868E6" w:rsidR="002F041C" w:rsidRDefault="002F041C" w:rsidP="002F041C">
      <w:pPr>
        <w:pStyle w:val="Commentaire"/>
      </w:pPr>
      <w:r>
        <w:rPr>
          <w:rStyle w:val="Marquedecommentaire"/>
        </w:rPr>
        <w:annotationRef/>
      </w:r>
      <w:r>
        <w:t>Introduire la figure</w:t>
      </w:r>
    </w:p>
  </w:comment>
  <w:comment w:id="99" w:author="Dupont, Thomas" w:date="2024-01-05T15:45:00Z" w:initials="DT">
    <w:p w14:paraId="385DB7EC" w14:textId="59B82D0E" w:rsidR="00831FEB" w:rsidRDefault="00831FEB">
      <w:pPr>
        <w:pStyle w:val="Commentaire"/>
      </w:pPr>
      <w:r>
        <w:rPr>
          <w:rStyle w:val="Marquedecommentaire"/>
        </w:rPr>
        <w:annotationRef/>
      </w:r>
      <w:r>
        <w:t>En effet ne jamais faire apparaitre de figure si elle n’est pas citée dans le texte.</w:t>
      </w:r>
    </w:p>
  </w:comment>
  <w:comment w:id="100" w:author="Dupont, Thomas" w:date="2024-01-05T15:44:00Z" w:initials="DT">
    <w:p w14:paraId="54F9C734" w14:textId="546E7AF0" w:rsidR="00C94F53" w:rsidRDefault="00C94F53">
      <w:pPr>
        <w:pStyle w:val="Commentaire"/>
      </w:pPr>
      <w:r>
        <w:rPr>
          <w:rStyle w:val="Marquedecommentaire"/>
        </w:rPr>
        <w:annotationRef/>
      </w:r>
      <w:r>
        <w:t>Préciser, simulé, modélisé …</w:t>
      </w:r>
    </w:p>
  </w:comment>
  <w:comment w:id="103" w:author="Lopez, Maël" w:date="2023-12-22T06:23:00Z" w:initials="ML">
    <w:p w14:paraId="57387954" w14:textId="77777777" w:rsidR="00F83FA7" w:rsidRDefault="00F83FA7" w:rsidP="00F83FA7">
      <w:pPr>
        <w:pStyle w:val="Commentaire"/>
      </w:pPr>
      <w:r>
        <w:rPr>
          <w:rStyle w:val="Marquedecommentaire"/>
        </w:rPr>
        <w:annotationRef/>
      </w:r>
      <w:r>
        <w:t>Idem</w:t>
      </w:r>
    </w:p>
  </w:comment>
  <w:comment w:id="108" w:author="Dupont, Thomas" w:date="2024-01-05T15:46:00Z" w:initials="DT">
    <w:p w14:paraId="09A54D47" w14:textId="191905C5" w:rsidR="00831FEB" w:rsidRDefault="00831FEB">
      <w:pPr>
        <w:pStyle w:val="Commentaire"/>
      </w:pPr>
      <w:r>
        <w:rPr>
          <w:rStyle w:val="Marquedecommentaire"/>
        </w:rPr>
        <w:annotationRef/>
      </w:r>
      <w:r>
        <w:t>préciser</w:t>
      </w:r>
    </w:p>
  </w:comment>
  <w:comment w:id="111" w:author="Lopez, Maël" w:date="2023-12-22T06:25:00Z" w:initials="ML">
    <w:p w14:paraId="50E29D56" w14:textId="77777777" w:rsidR="00F83FA7" w:rsidRDefault="00F83FA7" w:rsidP="00F83FA7">
      <w:pPr>
        <w:pStyle w:val="Commentaire"/>
      </w:pPr>
      <w:r>
        <w:rPr>
          <w:rStyle w:val="Marquedecommentaire"/>
        </w:rPr>
        <w:annotationRef/>
      </w:r>
      <w:r>
        <w:t>De temps en temps je trouve que tu peux aller un peu droit au but (notamment pour des notions générales). Si ça concerne les avions c’est forcément lié à l’aéronautique</w:t>
      </w:r>
    </w:p>
  </w:comment>
  <w:comment w:id="115" w:author="Dupont, Thomas" w:date="2024-01-05T15:47:00Z" w:initials="DT">
    <w:p w14:paraId="6FFF2876" w14:textId="7E8B7E7D" w:rsidR="00831FEB" w:rsidRDefault="00831FEB">
      <w:pPr>
        <w:pStyle w:val="Commentaire"/>
      </w:pPr>
      <w:r>
        <w:rPr>
          <w:rStyle w:val="Marquedecommentaire"/>
        </w:rPr>
        <w:annotationRef/>
      </w:r>
      <w:r>
        <w:t>ref</w:t>
      </w:r>
    </w:p>
  </w:comment>
  <w:comment w:id="117" w:author="Lopez, Maël" w:date="2023-12-22T07:40:00Z" w:initials="ML">
    <w:p w14:paraId="121F9BE9" w14:textId="77777777" w:rsidR="006E697E" w:rsidRDefault="006E697E" w:rsidP="006E697E">
      <w:pPr>
        <w:pStyle w:val="Commentaire"/>
      </w:pPr>
      <w:r>
        <w:rPr>
          <w:rStyle w:val="Marquedecommentaire"/>
        </w:rPr>
        <w:annotationRef/>
      </w:r>
      <w:r>
        <w:t>Et les harmoniques</w:t>
      </w:r>
    </w:p>
  </w:comment>
  <w:comment w:id="116" w:author="Lopez, Maël" w:date="2023-12-22T07:39:00Z" w:initials="ML">
    <w:p w14:paraId="191DCBAB" w14:textId="678E1839" w:rsidR="006E697E" w:rsidRDefault="006E697E" w:rsidP="006E697E">
      <w:pPr>
        <w:pStyle w:val="Commentaire"/>
      </w:pPr>
      <w:r>
        <w:rPr>
          <w:rStyle w:val="Marquedecommentaire"/>
        </w:rPr>
        <w:annotationRef/>
      </w:r>
      <w:r>
        <w:t>Phrase un peu longue</w:t>
      </w:r>
    </w:p>
  </w:comment>
  <w:comment w:id="128" w:author="Lopez, Maël" w:date="2023-12-22T07:41:00Z" w:initials="ML">
    <w:p w14:paraId="29D388A4" w14:textId="77777777" w:rsidR="006E697E" w:rsidRDefault="006E697E" w:rsidP="006E697E">
      <w:pPr>
        <w:pStyle w:val="Commentaire"/>
      </w:pPr>
      <w:r>
        <w:rPr>
          <w:rStyle w:val="Marquedecommentaire"/>
        </w:rPr>
        <w:annotationRef/>
      </w:r>
      <w:r>
        <w:t xml:space="preserve">Ici, sans que tu nous décrives la figure, on ne peut pas comprendre le graphique </w:t>
      </w:r>
    </w:p>
  </w:comment>
  <w:comment w:id="130" w:author="Lopez, Maël" w:date="2023-12-22T07:45:00Z" w:initials="ML">
    <w:p w14:paraId="21988336" w14:textId="77777777" w:rsidR="00E673B4" w:rsidRDefault="00E673B4" w:rsidP="00E673B4">
      <w:pPr>
        <w:pStyle w:val="Commentaire"/>
      </w:pPr>
      <w:r>
        <w:rPr>
          <w:rStyle w:val="Marquedecommentaire"/>
        </w:rPr>
        <w:annotationRef/>
      </w:r>
      <w:r>
        <w:t>Pour être certain de cette phrase, as-tu fais une recherche par mots clefs dans un moteur de recherche d’article scientifique ? (comme Google Scholar )</w:t>
      </w:r>
    </w:p>
  </w:comment>
  <w:comment w:id="131" w:author="Dupont, Thomas" w:date="2024-01-05T15:50:00Z" w:initials="DT">
    <w:p w14:paraId="56CF21D8" w14:textId="18940814" w:rsidR="00831FEB" w:rsidRDefault="00831FEB">
      <w:pPr>
        <w:pStyle w:val="Commentaire"/>
      </w:pPr>
      <w:r>
        <w:rPr>
          <w:rStyle w:val="Marquedecommentaire"/>
        </w:rPr>
        <w:annotationRef/>
      </w:r>
      <w:r>
        <w:t>Effectivement ne jamais faire de phrase définitive, c’est la meilleure manière de s’attirer les foudres des autres chercheurs …</w:t>
      </w:r>
    </w:p>
  </w:comment>
  <w:comment w:id="132" w:author="Dupont, Thomas" w:date="2024-01-05T15:51:00Z" w:initials="DT">
    <w:p w14:paraId="0206B1D3" w14:textId="79163CA9" w:rsidR="00831FEB" w:rsidRDefault="00831FEB">
      <w:pPr>
        <w:pStyle w:val="Commentaire"/>
      </w:pPr>
      <w:r>
        <w:rPr>
          <w:rStyle w:val="Marquedecommentaire"/>
        </w:rPr>
        <w:annotationRef/>
      </w:r>
      <w:r>
        <w:t>Est-ce que cette affirmation est basée sur la littérature ?</w:t>
      </w:r>
    </w:p>
  </w:comment>
  <w:comment w:id="136" w:author="Lopez, Maël" w:date="2023-12-22T07:46:00Z" w:initials="ML">
    <w:p w14:paraId="304F756A" w14:textId="77777777" w:rsidR="00E673B4" w:rsidRDefault="00E673B4" w:rsidP="00E673B4">
      <w:pPr>
        <w:pStyle w:val="Commentaire"/>
      </w:pPr>
      <w:r>
        <w:rPr>
          <w:rStyle w:val="Marquedecommentaire"/>
        </w:rPr>
        <w:annotationRef/>
      </w:r>
      <w:r>
        <w:t>Pas d’abréviations dans les titres</w:t>
      </w:r>
    </w:p>
  </w:comment>
  <w:comment w:id="137" w:author="Lopez, Maël" w:date="2023-12-22T08:01:00Z" w:initials="ML">
    <w:p w14:paraId="0432EDF0" w14:textId="77777777" w:rsidR="00D15297" w:rsidRDefault="00D15297" w:rsidP="00D15297">
      <w:pPr>
        <w:pStyle w:val="Commentaire"/>
      </w:pPr>
      <w:r>
        <w:rPr>
          <w:rStyle w:val="Marquedecommentaire"/>
        </w:rPr>
        <w:annotationRef/>
      </w:r>
      <w:r>
        <w:t xml:space="preserve">Proposition : </w:t>
      </w:r>
      <w:r>
        <w:rPr>
          <w:i/>
          <w:iCs/>
        </w:rPr>
        <w:t xml:space="preserve">Résonateurs conventionnels </w:t>
      </w:r>
      <w:r>
        <w:rPr>
          <w:i/>
          <w:iCs/>
        </w:rPr>
        <w:br/>
      </w:r>
      <w:r>
        <w:t>Et tu pourrais ajouter un paragraphe pour présenter les résonateurs quart d’onde (tu en parles plus haut). Comme ça tu les distingues facilement des mousses...</w:t>
      </w:r>
    </w:p>
  </w:comment>
  <w:comment w:id="138" w:author="Dupont, Thomas" w:date="2024-01-05T16:09:00Z" w:initials="DT">
    <w:p w14:paraId="37957859" w14:textId="3C940DB3" w:rsidR="00D5238F" w:rsidRDefault="00D5238F">
      <w:pPr>
        <w:pStyle w:val="Commentaire"/>
      </w:pPr>
      <w:r>
        <w:rPr>
          <w:rStyle w:val="Marquedecommentaire"/>
        </w:rPr>
        <w:annotationRef/>
      </w:r>
      <w:r>
        <w:t>Matériaux (ou systèmes) réactifs</w:t>
      </w:r>
    </w:p>
  </w:comment>
  <w:comment w:id="139" w:author="Lopez, Maël" w:date="2023-12-22T07:47:00Z" w:initials="ML">
    <w:p w14:paraId="582794E8" w14:textId="3D6FB8A9" w:rsidR="00E673B4" w:rsidRDefault="00E673B4" w:rsidP="00E673B4">
      <w:pPr>
        <w:pStyle w:val="Commentaire"/>
      </w:pPr>
      <w:r>
        <w:rPr>
          <w:rStyle w:val="Marquedecommentaire"/>
        </w:rPr>
        <w:annotationRef/>
      </w:r>
      <w:r>
        <w:t>Harmoniser avec ce que tu as fait plus bas, pour SDOF donner la dénomination anglaise</w:t>
      </w:r>
    </w:p>
  </w:comment>
  <w:comment w:id="140" w:author="Dupont, Thomas" w:date="2024-01-05T15:52:00Z" w:initials="DT">
    <w:p w14:paraId="286DE347" w14:textId="1C580EA6" w:rsidR="004109EE" w:rsidRDefault="004109EE">
      <w:pPr>
        <w:pStyle w:val="Commentaire"/>
      </w:pPr>
      <w:r>
        <w:rPr>
          <w:rStyle w:val="Marquedecommentaire"/>
        </w:rPr>
        <w:annotationRef/>
      </w:r>
      <w:r>
        <w:t xml:space="preserve">Attention à l’inverse d’un simple RH, il y a pour les MPP des effets </w:t>
      </w:r>
      <w:r>
        <w:t xml:space="preserve">visco-thermiques non négligeables dans les pores / cols, ce qui en fait  </w:t>
      </w:r>
    </w:p>
  </w:comment>
  <w:comment w:id="141" w:author="Dupont, Thomas" w:date="2024-01-05T15:56:00Z" w:initials="DT">
    <w:p w14:paraId="6ABC77C4" w14:textId="7CBA6D6C" w:rsidR="00167DFF" w:rsidRDefault="00167DFF">
      <w:pPr>
        <w:pStyle w:val="Commentaire"/>
      </w:pPr>
      <w:r>
        <w:rPr>
          <w:rStyle w:val="Marquedecommentaire"/>
        </w:rPr>
        <w:annotationRef/>
      </w:r>
      <w:r>
        <w:t xml:space="preserve">Amortisseur (si pertes </w:t>
      </w:r>
      <w:r>
        <w:t>visco-thermiques) sinon à raideur complexe</w:t>
      </w:r>
    </w:p>
  </w:comment>
  <w:comment w:id="146" w:author="Lopez, Maël" w:date="2023-12-22T07:49:00Z" w:initials="ML">
    <w:p w14:paraId="543D87B4" w14:textId="77777777" w:rsidR="00E673B4" w:rsidRDefault="00E673B4" w:rsidP="00E673B4">
      <w:pPr>
        <w:pStyle w:val="Commentaire"/>
      </w:pPr>
      <w:r>
        <w:rPr>
          <w:rStyle w:val="Marquedecommentaire"/>
        </w:rPr>
        <w:annotationRef/>
      </w:r>
      <w:r>
        <w:t xml:space="preserve">Juste pour ton information, un résonateur d’Helmholtz a plusieurs fréquences de résonances (dû </w:t>
      </w:r>
      <w:r>
        <w:t>au multiples résonances de la cavité). Mais souvent c’est trop haut en fréquence pour que ce phénomène soit  exploité</w:t>
      </w:r>
    </w:p>
  </w:comment>
  <w:comment w:id="142" w:author="Dupont, Thomas" w:date="2024-01-05T15:57:00Z" w:initials="DT">
    <w:p w14:paraId="1704CE95" w14:textId="639E69A5" w:rsidR="00167DFF" w:rsidRDefault="00167DFF">
      <w:pPr>
        <w:pStyle w:val="Commentaire"/>
      </w:pPr>
      <w:r>
        <w:rPr>
          <w:rStyle w:val="Marquedecommentaire"/>
        </w:rPr>
        <w:annotationRef/>
      </w:r>
      <w:r>
        <w:t>Les MPP permettent des absorption plus large bande que les RH, de plus il y a des pics secondaires importants (mais plus fins que celui en BF) en HF.</w:t>
      </w:r>
    </w:p>
  </w:comment>
  <w:comment w:id="147" w:author="Lopez, Maël" w:date="2023-12-22T07:50:00Z" w:initials="ML">
    <w:p w14:paraId="50F1DED0" w14:textId="77777777" w:rsidR="00E673B4" w:rsidRDefault="00E673B4" w:rsidP="00E673B4">
      <w:pPr>
        <w:pStyle w:val="Commentaire"/>
      </w:pPr>
      <w:r>
        <w:rPr>
          <w:rStyle w:val="Marquedecommentaire"/>
        </w:rPr>
        <w:annotationRef/>
      </w:r>
      <w:r>
        <w:t>Bien séparer et distinguer les formules des figures</w:t>
      </w:r>
    </w:p>
  </w:comment>
  <w:comment w:id="148" w:author="Dupont, Thomas" w:date="2024-01-05T15:59:00Z" w:initials="DT">
    <w:p w14:paraId="4F47C166" w14:textId="0D255BCD" w:rsidR="00167DFF" w:rsidRDefault="00167DFF">
      <w:pPr>
        <w:pStyle w:val="Commentaire"/>
      </w:pPr>
      <w:r>
        <w:rPr>
          <w:rStyle w:val="Marquedecommentaire"/>
        </w:rPr>
        <w:annotationRef/>
      </w:r>
      <w:r>
        <w:t>Pour le RH mais pas pour les MPP.</w:t>
      </w:r>
    </w:p>
  </w:comment>
  <w:comment w:id="149" w:author="Lopez, Maël" w:date="2023-12-22T07:50:00Z" w:initials="ML">
    <w:p w14:paraId="28679A7C" w14:textId="77777777" w:rsidR="00E673B4" w:rsidRDefault="00E673B4" w:rsidP="00E673B4">
      <w:pPr>
        <w:pStyle w:val="Commentaire"/>
      </w:pPr>
      <w:r>
        <w:rPr>
          <w:rStyle w:val="Marquedecommentaire"/>
        </w:rPr>
        <w:annotationRef/>
      </w:r>
      <w:r>
        <w:t>Ajouter dans Zotero, avec un lien et date de consultation pour que ça apparaisse dans la biblio. Et mentionner si c’est le schéma qui a été pris de cette source (ex. : la figure est tirée de …)</w:t>
      </w:r>
    </w:p>
  </w:comment>
  <w:comment w:id="150" w:author="Dupont, Thomas" w:date="2024-01-05T16:00:00Z" w:initials="DT">
    <w:p w14:paraId="6D3F6DAF" w14:textId="7A71F013" w:rsidR="00167DFF" w:rsidRDefault="00167DFF">
      <w:pPr>
        <w:pStyle w:val="Commentaire"/>
      </w:pPr>
      <w:r>
        <w:rPr>
          <w:rStyle w:val="Marquedecommentaire"/>
        </w:rPr>
        <w:annotationRef/>
      </w:r>
      <w:r>
        <w:t xml:space="preserve">Non pas forcément car si tu regardes bien la formule tu peux diminuer f0 en diminuant uniquement A (mais dans quel cas tu réduis en général aussi l’efficacité du RH …). </w:t>
      </w:r>
    </w:p>
  </w:comment>
  <w:comment w:id="153" w:author="Dupont, Thomas" w:date="2024-01-05T16:02:00Z" w:initials="DT">
    <w:p w14:paraId="001412B3" w14:textId="72EFB14F" w:rsidR="00167DFF" w:rsidRDefault="00167DFF">
      <w:pPr>
        <w:pStyle w:val="Commentaire"/>
      </w:pPr>
      <w:r>
        <w:rPr>
          <w:rStyle w:val="Marquedecommentaire"/>
        </w:rPr>
        <w:annotationRef/>
      </w:r>
      <w:r>
        <w:t>Tu peux voir ici que l’absorption / atténuation n’est pas si fine en fréquence (ce qui n’est pas le cas avec un RH)</w:t>
      </w:r>
    </w:p>
  </w:comment>
  <w:comment w:id="158" w:author="Dupont, Thomas" w:date="2024-01-05T16:03:00Z" w:initials="DT">
    <w:p w14:paraId="70720A93" w14:textId="5075188D" w:rsidR="00167DFF" w:rsidRDefault="00167DFF">
      <w:pPr>
        <w:pStyle w:val="Commentaire"/>
      </w:pPr>
      <w:r>
        <w:rPr>
          <w:rStyle w:val="Marquedecommentaire"/>
        </w:rPr>
        <w:annotationRef/>
      </w:r>
      <w:r>
        <w:t xml:space="preserve">Attention tu parlais </w:t>
      </w:r>
      <w:r w:rsidR="00D5238F">
        <w:t>précédemment</w:t>
      </w:r>
      <w:r>
        <w:t xml:space="preserve"> d’un système équivalent </w:t>
      </w:r>
      <w:r w:rsidR="00D5238F">
        <w:t>à</w:t>
      </w:r>
      <w:r>
        <w:t xml:space="preserve"> un SDOF</w:t>
      </w:r>
      <w:r w:rsidR="00D5238F">
        <w:t xml:space="preserve"> donc pour qu’il y ait une résonance</w:t>
      </w:r>
      <w:r>
        <w:t xml:space="preserve">, il faut </w:t>
      </w:r>
      <w:r w:rsidR="00D5238F">
        <w:t>qu’il y ait</w:t>
      </w:r>
      <w:r>
        <w:t xml:space="preserve"> une masse (masse d’air comprise dans les perforations</w:t>
      </w:r>
      <w:r w:rsidR="00D5238F">
        <w:t xml:space="preserve"> et phénomène de masse ajoutée à l’embouchure)</w:t>
      </w:r>
      <w:r>
        <w:t xml:space="preserve"> et une raideur </w:t>
      </w:r>
      <w:r w:rsidR="00D5238F">
        <w:t>(cavité d’air), ainsi les perforations et la cavité participe les deux à la fréquence cible.</w:t>
      </w:r>
    </w:p>
  </w:comment>
  <w:comment w:id="159" w:author="Lopez, Maël" w:date="2023-12-22T07:55:00Z" w:initials="ML">
    <w:p w14:paraId="305740F3" w14:textId="77777777" w:rsidR="00E673B4" w:rsidRDefault="00E673B4" w:rsidP="00E673B4">
      <w:pPr>
        <w:pStyle w:val="Commentaire"/>
      </w:pPr>
      <w:r>
        <w:rPr>
          <w:rStyle w:val="Marquedecommentaire"/>
        </w:rPr>
        <w:annotationRef/>
      </w:r>
      <w:r>
        <w:t>Préciser peut-être par une onde acoustique ?</w:t>
      </w:r>
    </w:p>
  </w:comment>
  <w:comment w:id="160" w:author="Dupont, Thomas" w:date="2024-01-05T16:09:00Z" w:initials="DT">
    <w:p w14:paraId="63356267" w14:textId="2C2C390D" w:rsidR="00D5238F" w:rsidRDefault="00D5238F">
      <w:pPr>
        <w:pStyle w:val="Commentaire"/>
      </w:pPr>
      <w:r>
        <w:rPr>
          <w:rStyle w:val="Marquedecommentaire"/>
        </w:rPr>
        <w:annotationRef/>
      </w:r>
      <w:r>
        <w:t>Matériaux passifs conventionnels</w:t>
      </w:r>
    </w:p>
  </w:comment>
  <w:comment w:id="161" w:author="Dupont, Thomas" w:date="2024-01-05T16:08:00Z" w:initials="DT">
    <w:p w14:paraId="373BB2B0" w14:textId="3EB93BBC" w:rsidR="00D5238F" w:rsidRDefault="00D5238F">
      <w:pPr>
        <w:pStyle w:val="Commentaire"/>
      </w:pPr>
      <w:r>
        <w:rPr>
          <w:rStyle w:val="Marquedecommentaire"/>
        </w:rPr>
        <w:annotationRef/>
      </w:r>
      <w:r>
        <w:t>Poreux et fibreux</w:t>
      </w:r>
    </w:p>
  </w:comment>
  <w:comment w:id="164" w:author="Lopez, Maël" w:date="2023-12-22T07:57:00Z" w:initials="ML">
    <w:p w14:paraId="6EB14D32" w14:textId="77777777" w:rsidR="00D15297" w:rsidRDefault="00D15297" w:rsidP="00D15297">
      <w:pPr>
        <w:pStyle w:val="Commentaire"/>
      </w:pPr>
      <w:r>
        <w:rPr>
          <w:rStyle w:val="Marquedecommentaire"/>
        </w:rPr>
        <w:annotationRef/>
      </w:r>
      <w:r>
        <w:t xml:space="preserve">Attention tu n’as pas encore défini ce que c’était. </w:t>
      </w:r>
    </w:p>
  </w:comment>
  <w:comment w:id="165" w:author="Dupont, Thomas" w:date="2024-01-05T16:14:00Z" w:initials="DT">
    <w:p w14:paraId="16DE52B0" w14:textId="173AEAE8" w:rsidR="00D5238F" w:rsidRDefault="00D5238F">
      <w:pPr>
        <w:pStyle w:val="Commentaire"/>
      </w:pPr>
      <w:r>
        <w:rPr>
          <w:rStyle w:val="Marquedecommentaire"/>
        </w:rPr>
        <w:annotationRef/>
      </w:r>
      <w:r>
        <w:t xml:space="preserve">À introduire </w:t>
      </w:r>
      <w:r>
        <w:t>précédement</w:t>
      </w:r>
    </w:p>
  </w:comment>
  <w:comment w:id="166" w:author="Dupont, Thomas" w:date="2024-01-05T16:14:00Z" w:initials="DT">
    <w:p w14:paraId="7199DB9D" w14:textId="77777777" w:rsidR="00D5238F" w:rsidRDefault="00D5238F">
      <w:pPr>
        <w:pStyle w:val="Commentaire"/>
      </w:pPr>
      <w:r>
        <w:rPr>
          <w:rStyle w:val="Marquedecommentaire"/>
        </w:rPr>
        <w:annotationRef/>
      </w:r>
      <w:r>
        <w:t xml:space="preserve">Pas pour les RH : </w:t>
      </w:r>
      <w:r>
        <w:t>interférence destructives avec l’onde incidente.</w:t>
      </w:r>
    </w:p>
    <w:p w14:paraId="4A5291BC" w14:textId="1FBFB47E" w:rsidR="00D5238F" w:rsidRDefault="00D5238F">
      <w:pPr>
        <w:pStyle w:val="Commentaire"/>
      </w:pPr>
      <w:r>
        <w:t>Il y a deux effets un effet</w:t>
      </w:r>
      <w:r w:rsidR="00FD23FD">
        <w:t xml:space="preserve"> de résonance et </w:t>
      </w:r>
      <w:r w:rsidR="00FD23FD">
        <w:t>interf. destructive (c’est pour cela qu’on les appelle les matériaux réactifs) et un effet visco-thermique.</w:t>
      </w:r>
    </w:p>
  </w:comment>
  <w:comment w:id="169" w:author="Lopez, Maël" w:date="2023-12-22T07:59:00Z" w:initials="ML">
    <w:p w14:paraId="61409B8A" w14:textId="77777777" w:rsidR="00D15297" w:rsidRDefault="00D15297" w:rsidP="00D15297">
      <w:pPr>
        <w:pStyle w:val="Commentaire"/>
      </w:pPr>
      <w:r>
        <w:rPr>
          <w:rStyle w:val="Marquedecommentaire"/>
        </w:rPr>
        <w:annotationRef/>
      </w:r>
      <w:r>
        <w:t xml:space="preserve">Je ne suis </w:t>
      </w:r>
      <w:r>
        <w:t xml:space="preserve">pa complètement certain. Pour moi ils présentent quand même des résonances quart d’onde. </w:t>
      </w:r>
    </w:p>
  </w:comment>
  <w:comment w:id="168" w:author="Dupont, Thomas" w:date="2024-01-05T16:16:00Z" w:initials="DT">
    <w:p w14:paraId="187C07A3" w14:textId="2327E298" w:rsidR="00FD23FD" w:rsidRDefault="00FD23FD">
      <w:pPr>
        <w:pStyle w:val="Commentaire"/>
      </w:pPr>
      <w:r>
        <w:rPr>
          <w:rStyle w:val="Marquedecommentaire"/>
        </w:rPr>
        <w:annotationRef/>
      </w:r>
      <w:r>
        <w:t>Attention à ce qu’on appelle résonances intrinsèques, les poreux on une résonance mécanique et ils ont aussi un max d’absorption pour une fréquence donnée.</w:t>
      </w:r>
    </w:p>
  </w:comment>
  <w:comment w:id="177" w:author="Lopez, Maël" w:date="2023-12-22T08:02:00Z" w:initials="ML">
    <w:p w14:paraId="5086CCF6" w14:textId="77777777" w:rsidR="00D15297" w:rsidRDefault="00D15297" w:rsidP="00D15297">
      <w:pPr>
        <w:pStyle w:val="Commentaire"/>
      </w:pPr>
      <w:r>
        <w:rPr>
          <w:rStyle w:val="Marquedecommentaire"/>
        </w:rPr>
        <w:annotationRef/>
      </w:r>
      <w:r>
        <w:t>C’est la suite du paragraphe précédent</w:t>
      </w:r>
    </w:p>
  </w:comment>
  <w:comment w:id="178" w:author="Lopez, Maël" w:date="2023-12-22T08:03:00Z" w:initials="ML">
    <w:p w14:paraId="221E6C7B" w14:textId="77777777" w:rsidR="00D15297" w:rsidRDefault="00D15297" w:rsidP="00D15297">
      <w:pPr>
        <w:pStyle w:val="Commentaire"/>
      </w:pPr>
      <w:r>
        <w:rPr>
          <w:rStyle w:val="Marquedecommentaire"/>
        </w:rPr>
        <w:annotationRef/>
      </w:r>
      <w:r>
        <w:t>Détailler un tout petit plus ?</w:t>
      </w:r>
      <w:r>
        <w:br/>
        <w:t>Est-ce que ça favorise, diminue ou que c’est plus compliqué pour statuer</w:t>
      </w:r>
    </w:p>
  </w:comment>
  <w:comment w:id="180" w:author="Lopez, Maël" w:date="2023-12-22T08:06:00Z" w:initials="ML">
    <w:p w14:paraId="4E8C1B9B" w14:textId="77777777" w:rsidR="00EF3B90" w:rsidRDefault="00EF3B90" w:rsidP="00EF3B90">
      <w:pPr>
        <w:pStyle w:val="Commentaire"/>
      </w:pPr>
      <w:r>
        <w:rPr>
          <w:rStyle w:val="Marquedecommentaire"/>
        </w:rPr>
        <w:annotationRef/>
      </w:r>
      <w:r>
        <w:t>Le fait d’écrire cela comme tu le fais. On se demande, mais quel est l’intérêt de développer de nouvelles solutions ? Si elles ont fait leur preuve. Ici rappelle les limites, et insiste que le cas étudier la fréquence est variable et basse fréquence. Le volume disponible est restraint.</w:t>
      </w:r>
    </w:p>
  </w:comment>
  <w:comment w:id="184" w:author="Lopez, Maël" w:date="2023-12-22T08:07:00Z" w:initials="ML">
    <w:p w14:paraId="65C8CC84" w14:textId="77777777" w:rsidR="00EF3B90" w:rsidRDefault="00EF3B90" w:rsidP="00EF3B90">
      <w:pPr>
        <w:pStyle w:val="Commentaire"/>
      </w:pPr>
      <w:r>
        <w:rPr>
          <w:rStyle w:val="Marquedecommentaire"/>
        </w:rPr>
        <w:annotationRef/>
      </w:r>
      <w:r>
        <w:t>Je ne suis pas certain de bien comprendre</w:t>
      </w:r>
    </w:p>
  </w:comment>
  <w:comment w:id="185" w:author="Dupont, Thomas" w:date="2024-01-05T16:21:00Z" w:initials="DT">
    <w:p w14:paraId="66C131C8" w14:textId="50166B5A" w:rsidR="00FD23FD" w:rsidRDefault="00FD23FD">
      <w:pPr>
        <w:pStyle w:val="Commentaire"/>
      </w:pPr>
      <w:r>
        <w:rPr>
          <w:rStyle w:val="Marquedecommentaire"/>
        </w:rPr>
        <w:annotationRef/>
      </w:r>
      <w:r>
        <w:t>Moi non plus …</w:t>
      </w:r>
    </w:p>
  </w:comment>
  <w:comment w:id="186" w:author="Dupont, Thomas" w:date="2024-01-05T16:21:00Z" w:initials="DT">
    <w:p w14:paraId="3DA133C2" w14:textId="4BB97D64" w:rsidR="00220252" w:rsidRDefault="00220252">
      <w:pPr>
        <w:pStyle w:val="Commentaire"/>
      </w:pPr>
      <w:r>
        <w:rPr>
          <w:rStyle w:val="Marquedecommentaire"/>
        </w:rPr>
        <w:annotationRef/>
      </w:r>
      <w:r>
        <w:t>ref</w:t>
      </w:r>
    </w:p>
  </w:comment>
  <w:comment w:id="194" w:author="Lopez, Maël" w:date="2023-12-22T08:10:00Z" w:initials="ML">
    <w:p w14:paraId="794A6A91" w14:textId="77777777" w:rsidR="00910654" w:rsidRDefault="00910654" w:rsidP="00910654">
      <w:pPr>
        <w:pStyle w:val="Commentaire"/>
      </w:pPr>
      <w:r>
        <w:rPr>
          <w:rStyle w:val="Marquedecommentaire"/>
        </w:rPr>
        <w:annotationRef/>
      </w:r>
      <w:r>
        <w:t xml:space="preserve">Ajouter la date, parce que sinon </w:t>
      </w:r>
      <w:r>
        <w:t>on sait pas si dans les différents paragraphes c’est la même étude de Jones, Jones et al. (2009)</w:t>
      </w:r>
    </w:p>
  </w:comment>
  <w:comment w:id="198" w:author="Dupont, Thomas" w:date="2024-01-05T16:23:00Z" w:initials="DT">
    <w:p w14:paraId="260C3953" w14:textId="6352B29F" w:rsidR="00220252" w:rsidRDefault="00220252">
      <w:pPr>
        <w:pStyle w:val="Commentaire"/>
      </w:pPr>
      <w:r>
        <w:rPr>
          <w:rStyle w:val="Marquedecommentaire"/>
        </w:rPr>
        <w:annotationRef/>
      </w:r>
      <w:r>
        <w:t xml:space="preserve">Utiliser les </w:t>
      </w:r>
      <w:r>
        <w:t>renvoies et le formalisme pour les référence.</w:t>
      </w:r>
    </w:p>
  </w:comment>
  <w:comment w:id="199" w:author="Lopez, Maël" w:date="2023-12-22T08:15:00Z" w:initials="ML">
    <w:p w14:paraId="2F9A39B7" w14:textId="77777777" w:rsidR="00910654" w:rsidRDefault="00910654" w:rsidP="00910654">
      <w:pPr>
        <w:pStyle w:val="Commentaire"/>
      </w:pPr>
      <w:r>
        <w:rPr>
          <w:rStyle w:val="Marquedecommentaire"/>
        </w:rPr>
        <w:annotationRef/>
      </w:r>
      <w:r>
        <w:t>Je ne connais pas cette étude et je ne suis pas certain de bien comprendre en lisant juste ton texte. Détail un peu + et appuie toi sur ta figure pour dire quel élément est quoi.</w:t>
      </w:r>
    </w:p>
  </w:comment>
  <w:comment w:id="212" w:author="Lopez, Maël" w:date="2023-12-22T08:19:00Z" w:initials="ML">
    <w:p w14:paraId="7EAE54B2" w14:textId="77777777" w:rsidR="007D29EB" w:rsidRDefault="007D29EB" w:rsidP="007D29EB">
      <w:pPr>
        <w:pStyle w:val="Commentaire"/>
      </w:pPr>
      <w:r>
        <w:rPr>
          <w:rStyle w:val="Marquedecommentaire"/>
        </w:rPr>
        <w:annotationRef/>
      </w:r>
      <w:r>
        <w:t>Si tu parles d’une solution partciulière présentée dans la revue de litt. De Xu et Qiang, cite directement l’article</w:t>
      </w:r>
    </w:p>
  </w:comment>
  <w:comment w:id="213" w:author="Lopez, Maël" w:date="2023-12-22T08:19:00Z" w:initials="ML">
    <w:p w14:paraId="217E85B2" w14:textId="77777777" w:rsidR="007D29EB" w:rsidRDefault="007D29EB" w:rsidP="007D29EB">
      <w:pPr>
        <w:pStyle w:val="Commentaire"/>
      </w:pPr>
      <w:r>
        <w:rPr>
          <w:rStyle w:val="Marquedecommentaire"/>
        </w:rPr>
        <w:annotationRef/>
      </w:r>
      <w:r>
        <w:t xml:space="preserve">Efficace en BF ? </w:t>
      </w:r>
    </w:p>
  </w:comment>
  <w:comment w:id="214" w:author="Dupont, Thomas" w:date="2024-01-05T16:25:00Z" w:initials="DT">
    <w:p w14:paraId="59970333" w14:textId="0E0738E6" w:rsidR="00C10FC6" w:rsidRDefault="00C10FC6">
      <w:pPr>
        <w:pStyle w:val="Commentaire"/>
      </w:pPr>
      <w:r>
        <w:rPr>
          <w:rStyle w:val="Marquedecommentaire"/>
        </w:rPr>
        <w:annotationRef/>
      </w:r>
      <w:r>
        <w:t>Il faut faire un paragraphe avec solutions actives</w:t>
      </w:r>
    </w:p>
  </w:comment>
  <w:comment w:id="217" w:author="Lopez, Maël" w:date="2023-12-22T08:20:00Z" w:initials="ML">
    <w:p w14:paraId="15A6E257" w14:textId="77777777" w:rsidR="007D29EB" w:rsidRDefault="007D29EB" w:rsidP="007D29EB">
      <w:pPr>
        <w:pStyle w:val="Commentaire"/>
      </w:pPr>
      <w:r>
        <w:rPr>
          <w:rStyle w:val="Marquedecommentaire"/>
        </w:rPr>
        <w:annotationRef/>
      </w:r>
      <w:r>
        <w:t xml:space="preserve">Même </w:t>
      </w:r>
      <w:r>
        <w:t>parapgrahe</w:t>
      </w:r>
    </w:p>
  </w:comment>
  <w:comment w:id="234" w:author="Lopez, Maël" w:date="2023-12-22T08:25:00Z" w:initials="ML">
    <w:p w14:paraId="38A88994" w14:textId="77777777" w:rsidR="00150549" w:rsidRDefault="00150549" w:rsidP="00150549">
      <w:pPr>
        <w:pStyle w:val="Commentaire"/>
      </w:pPr>
      <w:r>
        <w:rPr>
          <w:rStyle w:val="Marquedecommentaire"/>
        </w:rPr>
        <w:annotationRef/>
      </w:r>
      <w:r>
        <w:t xml:space="preserve">Je ne sais pas si c’est la meilleure place pour ce paragraphe. On reste sur notre faim. </w:t>
      </w:r>
      <w:r>
        <w:br/>
        <w:t>Juste avant tu as bien expliqué les limitations, mais là on se demande qu’est ce que tu comptes faire de cette information par la suite. Tu comptes utiliser un élément de leur recherche. Mais en même temps, tu ne détails pas leur travaux.</w:t>
      </w:r>
    </w:p>
  </w:comment>
  <w:comment w:id="238" w:author="Lopez, Maël" w:date="2023-12-22T08:29:00Z" w:initials="ML">
    <w:p w14:paraId="5C874F12" w14:textId="77777777" w:rsidR="00691477" w:rsidRDefault="00691477" w:rsidP="00691477">
      <w:pPr>
        <w:pStyle w:val="Commentaire"/>
      </w:pPr>
      <w:r>
        <w:rPr>
          <w:rStyle w:val="Marquedecommentaire"/>
        </w:rPr>
        <w:annotationRef/>
      </w:r>
      <w:r>
        <w:t xml:space="preserve">Cette section pourrait être déplacer et mise au début de la section «solutions usuelles» par exemple. Commencer par présenter les traitements dans la partie modélisation c’est bizarre </w:t>
      </w:r>
    </w:p>
  </w:comment>
  <w:comment w:id="239" w:author="Dupont, Thomas" w:date="2024-01-05T16:28:00Z" w:initials="DT">
    <w:p w14:paraId="461E917E" w14:textId="331C9DF5" w:rsidR="00C10FC6" w:rsidRDefault="00C10FC6">
      <w:pPr>
        <w:pStyle w:val="Commentaire"/>
      </w:pPr>
      <w:r>
        <w:rPr>
          <w:rStyle w:val="Marquedecommentaire"/>
        </w:rPr>
        <w:annotationRef/>
      </w:r>
      <w:r>
        <w:t>Je suis entièrement d’accord, il y a redondance avec le chapitre précédent. Ou alors on commence par présenter les familles de solutions (passives, réactives et actives) et ensuite on présente celles utilisées dans l’aéronautique.</w:t>
      </w:r>
    </w:p>
  </w:comment>
  <w:comment w:id="242" w:author="Dupont, Thomas" w:date="2024-01-05T16:33:00Z" w:initials="DT">
    <w:p w14:paraId="6BE48396" w14:textId="4FE670A1" w:rsidR="00C10FC6" w:rsidRDefault="00C10FC6">
      <w:pPr>
        <w:pStyle w:val="Commentaire"/>
      </w:pPr>
      <w:r>
        <w:rPr>
          <w:rStyle w:val="Marquedecommentaire"/>
        </w:rPr>
        <w:annotationRef/>
      </w:r>
      <w:r>
        <w:t>Ou matériaux réactifs</w:t>
      </w:r>
    </w:p>
  </w:comment>
  <w:comment w:id="241" w:author="Lopez, Maël" w:date="2023-12-22T08:26:00Z" w:initials="ML">
    <w:p w14:paraId="6D3F9551" w14:textId="390A90BB" w:rsidR="00150549" w:rsidRDefault="00150549" w:rsidP="00150549">
      <w:pPr>
        <w:pStyle w:val="Commentaire"/>
      </w:pPr>
      <w:r>
        <w:rPr>
          <w:rStyle w:val="Marquedecommentaire"/>
        </w:rPr>
        <w:annotationRef/>
      </w:r>
      <w:r>
        <w:t>Mettre sous forme de tirer</w:t>
      </w:r>
    </w:p>
  </w:comment>
  <w:comment w:id="243" w:author="Dupont, Thomas" w:date="2024-01-05T16:33:00Z" w:initials="DT">
    <w:p w14:paraId="650DBE79" w14:textId="11AB2C01" w:rsidR="00C10FC6" w:rsidRDefault="00C10FC6">
      <w:pPr>
        <w:pStyle w:val="Commentaire"/>
      </w:pPr>
      <w:r>
        <w:rPr>
          <w:rStyle w:val="Marquedecommentaire"/>
        </w:rPr>
        <w:annotationRef/>
      </w:r>
      <w:r>
        <w:t>Mettre un titre de figure avec une référence de figure</w:t>
      </w:r>
    </w:p>
  </w:comment>
  <w:comment w:id="244" w:author="Lopez, Maël" w:date="2023-12-22T08:30:00Z" w:initials="ML">
    <w:p w14:paraId="32BCC674" w14:textId="77777777" w:rsidR="00691477" w:rsidRDefault="00691477" w:rsidP="00691477">
      <w:pPr>
        <w:pStyle w:val="Commentaire"/>
      </w:pPr>
      <w:r>
        <w:rPr>
          <w:rStyle w:val="Marquedecommentaire"/>
        </w:rPr>
        <w:annotationRef/>
      </w:r>
      <w:r>
        <w:t>Je trouve que le schéma est évocateur, mais manque une légende et t’appuyer dessus dans le texte</w:t>
      </w:r>
    </w:p>
  </w:comment>
  <w:comment w:id="249" w:author="Lopez, Maël" w:date="2023-12-22T08:31:00Z" w:initials="ML">
    <w:p w14:paraId="204B25B7" w14:textId="77777777" w:rsidR="00691477" w:rsidRDefault="00691477" w:rsidP="00691477">
      <w:pPr>
        <w:pStyle w:val="Commentaire"/>
      </w:pPr>
      <w:r>
        <w:rPr>
          <w:rStyle w:val="Marquedecommentaire"/>
        </w:rPr>
        <w:annotationRef/>
      </w:r>
      <w:r>
        <w:t>Attention, tu as oublié que de dire que c’est celle qui caractérise le fluide</w:t>
      </w:r>
    </w:p>
  </w:comment>
  <w:comment w:id="256" w:author="Lopez, Maël" w:date="2023-12-22T08:33:00Z" w:initials="ML">
    <w:p w14:paraId="2D8C3F04" w14:textId="77777777" w:rsidR="00691477" w:rsidRDefault="00691477" w:rsidP="00691477">
      <w:pPr>
        <w:pStyle w:val="Commentaire"/>
      </w:pPr>
      <w:r>
        <w:rPr>
          <w:rStyle w:val="Marquedecommentaire"/>
        </w:rPr>
        <w:annotationRef/>
      </w:r>
      <w:r>
        <w:t>Je vois l’idée, je pense à reformuler, pour dire que ça décrit ce qui se passe en aval de l’entrée du matériau</w:t>
      </w:r>
    </w:p>
  </w:comment>
  <w:comment w:id="273" w:author="Lopez, Maël" w:date="2023-12-22T08:35:00Z" w:initials="ML">
    <w:p w14:paraId="3CF3CAD9" w14:textId="77777777" w:rsidR="00691477" w:rsidRDefault="00691477" w:rsidP="00691477">
      <w:pPr>
        <w:pStyle w:val="Commentaire"/>
      </w:pPr>
      <w:r>
        <w:rPr>
          <w:rStyle w:val="Marquedecommentaire"/>
        </w:rPr>
        <w:annotationRef/>
      </w:r>
      <w:r>
        <w:t>Attention, parce que tu as défini R et X pour l’impédance caractéristique. Dans cette formule c’est bien l’impédance de surfac equi est utilisée.</w:t>
      </w:r>
    </w:p>
  </w:comment>
  <w:comment w:id="276" w:author="Lopez, Maël" w:date="2023-12-22T08:40:00Z" w:initials="ML">
    <w:p w14:paraId="346D2052" w14:textId="77777777" w:rsidR="006E4052" w:rsidRDefault="006E4052" w:rsidP="006E4052">
      <w:pPr>
        <w:pStyle w:val="Commentaire"/>
      </w:pPr>
      <w:r>
        <w:rPr>
          <w:rStyle w:val="Marquedecommentaire"/>
        </w:rPr>
        <w:annotationRef/>
      </w:r>
      <w:r>
        <w:t xml:space="preserve">Ici Ajouter modèle JCA et expliquer que c’est pour les poreux et l’on peut utiliser ces modèle pour tube </w:t>
      </w:r>
    </w:p>
  </w:comment>
  <w:comment w:id="278" w:author="Lopez, Maël" w:date="2023-12-22T08:36:00Z" w:initials="ML">
    <w:p w14:paraId="5EF26B9D" w14:textId="4737C307" w:rsidR="00691477" w:rsidRDefault="00691477" w:rsidP="00691477">
      <w:pPr>
        <w:pStyle w:val="Commentaire"/>
      </w:pPr>
      <w:r>
        <w:rPr>
          <w:rStyle w:val="Marquedecommentaire"/>
        </w:rPr>
        <w:annotationRef/>
      </w:r>
      <w:r>
        <w:t>Ajouter ref Zotero</w:t>
      </w:r>
    </w:p>
  </w:comment>
  <w:comment w:id="281" w:author="Lopez, Maël" w:date="2023-12-22T08:36:00Z" w:initials="ML">
    <w:p w14:paraId="43763AF1" w14:textId="77777777" w:rsidR="00691477" w:rsidRDefault="00691477" w:rsidP="00691477">
      <w:pPr>
        <w:pStyle w:val="Commentaire"/>
      </w:pPr>
      <w:r>
        <w:rPr>
          <w:rStyle w:val="Marquedecommentaire"/>
        </w:rPr>
        <w:annotationRef/>
      </w:r>
      <w:r>
        <w:t>Idem</w:t>
      </w:r>
    </w:p>
  </w:comment>
  <w:comment w:id="282" w:author="Lopez, Maël" w:date="2023-12-22T08:36:00Z" w:initials="ML">
    <w:p w14:paraId="1BB94171" w14:textId="77777777" w:rsidR="00691477" w:rsidRDefault="00691477" w:rsidP="00691477">
      <w:pPr>
        <w:pStyle w:val="Commentaire"/>
      </w:pPr>
      <w:r>
        <w:rPr>
          <w:rStyle w:val="Marquedecommentaire"/>
        </w:rPr>
        <w:annotationRef/>
      </w:r>
      <w:r>
        <w:t>A éviter, fais un copier coller d’avant</w:t>
      </w:r>
    </w:p>
  </w:comment>
  <w:comment w:id="283" w:author="Lopez, Maël" w:date="2023-12-22T08:37:00Z" w:initials="ML">
    <w:p w14:paraId="0028F200" w14:textId="77777777" w:rsidR="00691477" w:rsidRDefault="00691477" w:rsidP="00691477">
      <w:pPr>
        <w:pStyle w:val="Commentaire"/>
      </w:pPr>
      <w:r>
        <w:rPr>
          <w:rStyle w:val="Marquedecommentaire"/>
        </w:rPr>
        <w:annotationRef/>
      </w:r>
      <w:r>
        <w:t>Idem</w:t>
      </w:r>
      <w:r>
        <w:br/>
        <w:t>Pour éviter qu’il y est un retour à la ligne entre le nom et la date. Tu peux utiliser un espace insécable (ctrl+shift+espace)</w:t>
      </w:r>
    </w:p>
  </w:comment>
  <w:comment w:id="324" w:author="Dupont, Thomas" w:date="2024-01-05T16:42:00Z" w:initials="DT">
    <w:p w14:paraId="19CFA1C2" w14:textId="77777777" w:rsidR="001602D5" w:rsidRDefault="001602D5">
      <w:pPr>
        <w:pStyle w:val="Commentaire"/>
      </w:pPr>
      <w:r>
        <w:rPr>
          <w:rStyle w:val="Marquedecommentaire"/>
        </w:rPr>
        <w:annotationRef/>
      </w:r>
      <w:r>
        <w:t>Formulation par matrice de transfert</w:t>
      </w:r>
    </w:p>
    <w:p w14:paraId="3B52898E" w14:textId="575179FC" w:rsidR="001602D5" w:rsidRDefault="001602D5">
      <w:pPr>
        <w:pStyle w:val="Commentaire"/>
      </w:pPr>
      <w:r>
        <w:t xml:space="preserve">Paragraphe à étoffer si </w:t>
      </w:r>
      <w:r>
        <w:t>présenté</w:t>
      </w:r>
    </w:p>
  </w:comment>
  <w:comment w:id="328" w:author="Lopez, Maël" w:date="2023-12-22T08:42:00Z" w:initials="ML">
    <w:p w14:paraId="5E373018" w14:textId="77777777" w:rsidR="006E4052" w:rsidRDefault="006E4052" w:rsidP="006E4052">
      <w:pPr>
        <w:pStyle w:val="Commentaire"/>
      </w:pPr>
      <w:r>
        <w:rPr>
          <w:rStyle w:val="Marquedecommentaire"/>
        </w:rPr>
        <w:annotationRef/>
      </w:r>
      <w:r>
        <w:t>Séparer figure de l’équation</w:t>
      </w:r>
    </w:p>
  </w:comment>
  <w:comment w:id="330" w:author="Lopez, Maël" w:date="2023-12-22T08:43:00Z" w:initials="ML">
    <w:p w14:paraId="75B282DC" w14:textId="77777777" w:rsidR="00890BA0" w:rsidRDefault="00890BA0" w:rsidP="00890BA0">
      <w:pPr>
        <w:pStyle w:val="Commentaire"/>
      </w:pPr>
      <w:r>
        <w:rPr>
          <w:rStyle w:val="Marquedecommentaire"/>
        </w:rPr>
        <w:annotationRef/>
      </w:r>
      <w:r>
        <w:t>Attention, revoir l’ordre. Tu parles des pertes dans un section précédente, puis des modèles à constante localisée et des matrices de transferts. Puis tu reviens aux pertes</w:t>
      </w:r>
    </w:p>
  </w:comment>
  <w:comment w:id="331" w:author="Dupont, Thomas" w:date="2024-01-05T16:45:00Z" w:initials="DT">
    <w:p w14:paraId="6BC1AA96" w14:textId="782E4A15" w:rsidR="001602D5" w:rsidRDefault="001602D5">
      <w:pPr>
        <w:pStyle w:val="Commentaire"/>
      </w:pPr>
      <w:r>
        <w:rPr>
          <w:rStyle w:val="Marquedecommentaire"/>
        </w:rPr>
        <w:annotationRef/>
      </w:r>
      <w:r>
        <w:t>Dire le type de modèle qu’est celui de ZK</w:t>
      </w:r>
    </w:p>
  </w:comment>
  <w:comment w:id="332" w:author="Lopez, Maël" w:date="2023-12-22T08:43:00Z" w:initials="ML">
    <w:p w14:paraId="12A0DC9A" w14:textId="77777777" w:rsidR="00890BA0" w:rsidRDefault="00890BA0" w:rsidP="00890BA0">
      <w:pPr>
        <w:pStyle w:val="Commentaire"/>
      </w:pPr>
      <w:r>
        <w:rPr>
          <w:rStyle w:val="Marquedecommentaire"/>
        </w:rPr>
        <w:annotationRef/>
      </w:r>
      <w:r>
        <w:t>Utiliser plutôt «</w:t>
      </w:r>
      <w:r>
        <w:t>x»</w:t>
      </w:r>
    </w:p>
  </w:comment>
  <w:comment w:id="336" w:author="Lopez, Maël" w:date="2023-12-22T08:44:00Z" w:initials="ML">
    <w:p w14:paraId="048CAAED" w14:textId="77777777" w:rsidR="00890BA0" w:rsidRDefault="00890BA0" w:rsidP="00890BA0">
      <w:pPr>
        <w:pStyle w:val="Commentaire"/>
      </w:pPr>
      <w:r>
        <w:rPr>
          <w:rStyle w:val="Marquedecommentaire"/>
        </w:rPr>
        <w:annotationRef/>
      </w:r>
      <w:r>
        <w:t>Même taille de police</w:t>
      </w:r>
    </w:p>
  </w:comment>
  <w:comment w:id="347" w:author="Lopez, Maël" w:date="2023-12-22T08:45:00Z" w:initials="ML">
    <w:p w14:paraId="5B5E228F" w14:textId="77777777" w:rsidR="00511C5D" w:rsidRDefault="00511C5D" w:rsidP="00511C5D">
      <w:pPr>
        <w:pStyle w:val="Commentaire"/>
      </w:pPr>
      <w:r>
        <w:rPr>
          <w:rStyle w:val="Marquedecommentaire"/>
        </w:rPr>
        <w:annotationRef/>
      </w:r>
      <w:r>
        <w:t>Exactement là tu t’appuies sur la figure. De suite c’est tellement plus pertinant</w:t>
      </w:r>
    </w:p>
  </w:comment>
  <w:comment w:id="360" w:author="Lopez, Maël" w:date="2023-12-22T08:48:00Z" w:initials="ML">
    <w:p w14:paraId="2749092F" w14:textId="426AC80C" w:rsidR="00FA21F7" w:rsidRDefault="00FA21F7" w:rsidP="00FA21F7">
      <w:pPr>
        <w:pStyle w:val="Commentaire"/>
      </w:pPr>
      <w:r>
        <w:rPr>
          <w:rStyle w:val="Marquedecommentaire"/>
        </w:rPr>
        <w:annotationRef/>
      </w:r>
      <w:r>
        <w:t>Si tu continues le développement:</w:t>
      </w:r>
      <w:r>
        <w:rPr>
          <w:noProof/>
        </w:rPr>
        <w:drawing>
          <wp:inline distT="0" distB="0" distL="0" distR="0" wp14:anchorId="15894210" wp14:editId="2BDC97A2">
            <wp:extent cx="831893" cy="361969"/>
            <wp:effectExtent l="0" t="0" r="0" b="0"/>
            <wp:docPr id="918620530" name="Image 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620530" name="Image 918620530" descr="Image"/>
                    <pic:cNvPicPr/>
                  </pic:nvPicPr>
                  <pic:blipFill>
                    <a:blip r:embed="rId1">
                      <a:extLst>
                        <a:ext uri="{28A0092B-C50C-407E-A947-70E740481C1C}">
                          <a14:useLocalDpi xmlns:a14="http://schemas.microsoft.com/office/drawing/2010/main" val="0"/>
                        </a:ext>
                      </a:extLst>
                    </a:blip>
                    <a:stretch>
                      <a:fillRect/>
                    </a:stretch>
                  </pic:blipFill>
                  <pic:spPr>
                    <a:xfrm>
                      <a:off x="0" y="0"/>
                      <a:ext cx="831893" cy="361969"/>
                    </a:xfrm>
                    <a:prstGeom prst="rect">
                      <a:avLst/>
                    </a:prstGeom>
                  </pic:spPr>
                </pic:pic>
              </a:graphicData>
            </a:graphic>
          </wp:inline>
        </w:drawing>
      </w:r>
    </w:p>
    <w:p w14:paraId="453D385D" w14:textId="77777777" w:rsidR="00FA21F7" w:rsidRDefault="00FA21F7" w:rsidP="00FA21F7">
      <w:pPr>
        <w:pStyle w:val="Commentaire"/>
      </w:pPr>
      <w:r>
        <w:t>Et donc proche de 0</w:t>
      </w:r>
    </w:p>
  </w:comment>
  <w:comment w:id="361" w:author="Lopez, Maël" w:date="2023-12-22T08:50:00Z" w:initials="ML">
    <w:p w14:paraId="35E31BD8" w14:textId="77777777" w:rsidR="00FA21F7" w:rsidRDefault="00FA21F7" w:rsidP="00FA21F7">
      <w:pPr>
        <w:pStyle w:val="Commentaire"/>
      </w:pPr>
      <w:r>
        <w:rPr>
          <w:rStyle w:val="Marquedecommentaire"/>
        </w:rPr>
        <w:annotationRef/>
      </w:r>
      <w:r>
        <w:t>Attention tu n’avais pas utilisé de crochet avant</w:t>
      </w:r>
    </w:p>
  </w:comment>
  <w:comment w:id="394" w:author="Lopez, Maël" w:date="2023-12-22T08:51:00Z" w:initials="ML">
    <w:p w14:paraId="059CE08C" w14:textId="77777777" w:rsidR="00DF7CB5" w:rsidRDefault="00DF7CB5" w:rsidP="00DF7CB5">
      <w:pPr>
        <w:pStyle w:val="Commentaire"/>
      </w:pPr>
      <w:r>
        <w:rPr>
          <w:rStyle w:val="Marquedecommentaire"/>
        </w:rPr>
        <w:annotationRef/>
      </w:r>
      <w:r>
        <w:t>A placer dans la section liée aux pertes</w:t>
      </w:r>
    </w:p>
  </w:comment>
  <w:comment w:id="416" w:author="Lopez, Maël" w:date="2023-12-22T08:52:00Z" w:initials="ML">
    <w:p w14:paraId="09F1810D" w14:textId="77777777" w:rsidR="006347D3" w:rsidRDefault="006347D3" w:rsidP="006347D3">
      <w:pPr>
        <w:pStyle w:val="Commentaire"/>
      </w:pPr>
      <w:r>
        <w:rPr>
          <w:rStyle w:val="Marquedecommentaire"/>
        </w:rPr>
        <w:annotationRef/>
      </w:r>
      <w:r>
        <w:t>Un peu mal dit je trouve, tu te contredit un peu</w:t>
      </w:r>
    </w:p>
  </w:comment>
  <w:comment w:id="417" w:author="Lopez, Maël" w:date="2023-12-22T08:53:00Z" w:initials="ML">
    <w:p w14:paraId="0A0D26E1" w14:textId="77777777" w:rsidR="006347D3" w:rsidRDefault="006347D3" w:rsidP="006347D3">
      <w:pPr>
        <w:pStyle w:val="Commentaire"/>
      </w:pPr>
      <w:r>
        <w:rPr>
          <w:rStyle w:val="Marquedecommentaire"/>
        </w:rPr>
        <w:annotationRef/>
      </w:r>
      <w:r>
        <w:t xml:space="preserve">Qu’est ce que tu entends par légèreté ? </w:t>
      </w:r>
      <w:r>
        <w:br/>
        <w:t xml:space="preserve">C’est difficile de se rendre compte. Ca dépend des domaines </w:t>
      </w:r>
    </w:p>
  </w:comment>
  <w:comment w:id="420" w:author="Lopez, Maël" w:date="2023-12-22T11:28:00Z" w:initials="LM">
    <w:p w14:paraId="5D9CEBC0" w14:textId="77777777" w:rsidR="00DC1539" w:rsidRDefault="00DC1539" w:rsidP="00DC1539">
      <w:pPr>
        <w:pStyle w:val="Commentaire"/>
      </w:pPr>
      <w:r>
        <w:rPr>
          <w:rStyle w:val="Marquedecommentaire"/>
        </w:rPr>
        <w:annotationRef/>
      </w:r>
      <w:r>
        <w:t xml:space="preserve">Revoir l’organisation des sections . Ici je m’attendrais que tu parles dans la section métamatériaux que de métamatériaux en les présentant «tous». </w:t>
      </w:r>
      <w:r>
        <w:br/>
        <w:t>Ou bien renommer la section «métamatériaux» en disant que tu donnes juste la définition due terme métamatériaux.</w:t>
      </w:r>
    </w:p>
    <w:p w14:paraId="2EC2E225" w14:textId="77777777" w:rsidR="00DC1539" w:rsidRDefault="00DC1539" w:rsidP="00DC1539">
      <w:pPr>
        <w:pStyle w:val="Commentaire"/>
      </w:pPr>
      <w:r>
        <w:t>Tu peux sinon ajouter un paragraphe entre  «solutions non conventionnelles..» et «métamatériaux». Pour expliquer l’organisation de la partie:</w:t>
      </w:r>
      <w:r>
        <w:br/>
        <w:t>Ex. Cette partie est consacrée au matériaux non-conventionnels. Dans un premier temps une définition du terme métamatériaux est donnée. Puis ….</w:t>
      </w:r>
    </w:p>
  </w:comment>
  <w:comment w:id="422" w:author="Lopez, Maël" w:date="2023-12-22T11:16:00Z" w:initials="LM">
    <w:p w14:paraId="0AD05528" w14:textId="5A020550" w:rsidR="00B8152E" w:rsidRDefault="00B8152E" w:rsidP="00B8152E">
      <w:pPr>
        <w:pStyle w:val="Commentaire"/>
      </w:pPr>
      <w:r>
        <w:rPr>
          <w:rStyle w:val="Marquedecommentaire"/>
        </w:rPr>
        <w:annotationRef/>
      </w:r>
      <w:r>
        <w:t xml:space="preserve">Mal à droit : prop. </w:t>
      </w:r>
      <w:r>
        <w:rPr>
          <w:i/>
          <w:iCs/>
        </w:rPr>
        <w:t>d’abord été utilisé</w:t>
      </w:r>
    </w:p>
  </w:comment>
  <w:comment w:id="423" w:author="Dupont, Thomas" w:date="2024-01-05T16:49:00Z" w:initials="DT">
    <w:p w14:paraId="004EDFAD" w14:textId="7136A118" w:rsidR="00235DEC" w:rsidRDefault="00235DEC">
      <w:pPr>
        <w:pStyle w:val="Commentaire"/>
      </w:pPr>
      <w:r>
        <w:rPr>
          <w:rStyle w:val="Marquedecommentaire"/>
        </w:rPr>
        <w:annotationRef/>
      </w:r>
      <w:r>
        <w:t xml:space="preserve">équivalent : cette précision est </w:t>
      </w:r>
      <w:r>
        <w:t>impotante</w:t>
      </w:r>
    </w:p>
  </w:comment>
  <w:comment w:id="439" w:author="Lopez, Maël" w:date="2023-12-22T11:17:00Z" w:initials="LM">
    <w:p w14:paraId="4C25D3B3" w14:textId="77777777" w:rsidR="00B8152E" w:rsidRDefault="00B8152E" w:rsidP="00B8152E">
      <w:pPr>
        <w:pStyle w:val="Commentaire"/>
      </w:pPr>
      <w:r>
        <w:rPr>
          <w:rStyle w:val="Marquedecommentaire"/>
        </w:rPr>
        <w:annotationRef/>
      </w:r>
      <w:r>
        <w:t>année</w:t>
      </w:r>
    </w:p>
  </w:comment>
  <w:comment w:id="463" w:author="Lopez, Maël" w:date="2023-12-22T11:17:00Z" w:initials="LM">
    <w:p w14:paraId="0B2847C1" w14:textId="77777777" w:rsidR="00B8152E" w:rsidRDefault="00B8152E" w:rsidP="00B8152E">
      <w:pPr>
        <w:pStyle w:val="Commentaire"/>
      </w:pPr>
      <w:r>
        <w:rPr>
          <w:rStyle w:val="Marquedecommentaire"/>
        </w:rPr>
        <w:annotationRef/>
      </w:r>
      <w:r>
        <w:t>Pas forcément, l’incidence peut être prise en compte</w:t>
      </w:r>
    </w:p>
  </w:comment>
  <w:comment w:id="464" w:author="Lopez, Maël" w:date="2023-12-22T11:19:00Z" w:initials="LM">
    <w:p w14:paraId="1CCBC35A" w14:textId="77777777" w:rsidR="00B8152E" w:rsidRDefault="00B8152E" w:rsidP="00B8152E">
      <w:pPr>
        <w:pStyle w:val="Commentaire"/>
      </w:pPr>
      <w:r>
        <w:rPr>
          <w:rStyle w:val="Marquedecommentaire"/>
        </w:rPr>
        <w:annotationRef/>
      </w:r>
      <w:r>
        <w:t>Je ne comprends pas très bien cette phrase. Je suis d’ccord avec celle qui suit</w:t>
      </w:r>
    </w:p>
  </w:comment>
  <w:comment w:id="472" w:author="Lopez, Maël" w:date="2023-12-22T11:20:00Z" w:initials="LM">
    <w:p w14:paraId="57A54676" w14:textId="77777777" w:rsidR="00B8152E" w:rsidRDefault="00B8152E" w:rsidP="00B8152E">
      <w:pPr>
        <w:pStyle w:val="Commentaire"/>
      </w:pPr>
      <w:r>
        <w:rPr>
          <w:rStyle w:val="Marquedecommentaire"/>
        </w:rPr>
        <w:annotationRef/>
      </w:r>
      <w:r>
        <w:t>Non, dire auteur+ date</w:t>
      </w:r>
    </w:p>
  </w:comment>
  <w:comment w:id="483" w:author="Lopez, Maël" w:date="2023-12-22T11:22:00Z" w:initials="LM">
    <w:p w14:paraId="3B8FD352" w14:textId="77777777" w:rsidR="00B8152E" w:rsidRDefault="00B8152E" w:rsidP="00B8152E">
      <w:pPr>
        <w:pStyle w:val="Commentaire"/>
      </w:pPr>
      <w:r>
        <w:rPr>
          <w:rStyle w:val="Marquedecommentaire"/>
        </w:rPr>
        <w:annotationRef/>
      </w:r>
      <w:r>
        <w:t>Redécoupe en plusieurs phrase, beaucoup de fréquences différentes</w:t>
      </w:r>
    </w:p>
  </w:comment>
  <w:comment w:id="498" w:author="Dupont, Thomas" w:date="2024-01-05T16:56:00Z" w:initials="DT">
    <w:p w14:paraId="57CF1013" w14:textId="6B00A892" w:rsidR="00235DEC" w:rsidRDefault="00235DEC">
      <w:pPr>
        <w:pStyle w:val="Commentaire"/>
      </w:pPr>
      <w:r>
        <w:rPr>
          <w:rStyle w:val="Marquedecommentaire"/>
        </w:rPr>
        <w:annotationRef/>
      </w:r>
      <w:r>
        <w:t>Rappeler le principe physique de la double porosité</w:t>
      </w:r>
    </w:p>
  </w:comment>
  <w:comment w:id="516" w:author="Lopez, Maël" w:date="2023-12-22T11:31:00Z" w:initials="LM">
    <w:p w14:paraId="24282D8B" w14:textId="77777777" w:rsidR="005A369C" w:rsidRDefault="005A369C" w:rsidP="005A369C">
      <w:pPr>
        <w:pStyle w:val="Commentaire"/>
      </w:pPr>
      <w:r>
        <w:rPr>
          <w:rStyle w:val="Marquedecommentaire"/>
        </w:rPr>
        <w:annotationRef/>
      </w:r>
      <w:r>
        <w:t>Espacement</w:t>
      </w:r>
    </w:p>
  </w:comment>
  <w:comment w:id="517" w:author="Lopez, Maël" w:date="2023-12-22T11:32:00Z" w:initials="LM">
    <w:p w14:paraId="660D28EB" w14:textId="77777777" w:rsidR="005A369C" w:rsidRDefault="005A369C" w:rsidP="005A369C">
      <w:pPr>
        <w:pStyle w:val="Commentaire"/>
      </w:pPr>
      <w:r>
        <w:rPr>
          <w:rStyle w:val="Marquedecommentaire"/>
        </w:rPr>
        <w:annotationRef/>
      </w:r>
      <w:r>
        <w:t xml:space="preserve">Plutôt : Célérité effective diminuée </w:t>
      </w:r>
    </w:p>
  </w:comment>
  <w:comment w:id="518" w:author="Lopez, Maël" w:date="2023-12-22T11:33:00Z" w:initials="LM">
    <w:p w14:paraId="40616C5C" w14:textId="77777777" w:rsidR="005A369C" w:rsidRDefault="005A369C" w:rsidP="005A369C">
      <w:pPr>
        <w:pStyle w:val="Commentaire"/>
      </w:pPr>
      <w:r>
        <w:rPr>
          <w:rStyle w:val="Marquedecommentaire"/>
        </w:rPr>
        <w:annotationRef/>
      </w:r>
      <w:r>
        <w:t xml:space="preserve">Je pense qu’il vaudrait mieux dire tout le long ici célérité effective. Pour bien distinguer avec celle du fluide (air) qui elle ne change pas. </w:t>
      </w:r>
    </w:p>
  </w:comment>
  <w:comment w:id="519" w:author="Dupont, Thomas" w:date="2024-01-05T16:57:00Z" w:initials="DT">
    <w:p w14:paraId="537D7D1E" w14:textId="04ACFAC4" w:rsidR="00F27B19" w:rsidRDefault="00F27B19">
      <w:pPr>
        <w:pStyle w:val="Commentaire"/>
      </w:pPr>
      <w:r>
        <w:rPr>
          <w:rStyle w:val="Marquedecommentaire"/>
        </w:rPr>
        <w:annotationRef/>
      </w:r>
      <w:r>
        <w:t>Je changerai de titre</w:t>
      </w:r>
    </w:p>
  </w:comment>
  <w:comment w:id="522" w:author="Dupont, Thomas" w:date="2024-01-05T16:58:00Z" w:initials="DT">
    <w:p w14:paraId="7A0B9410" w14:textId="78AD9C5E" w:rsidR="00224B9D" w:rsidRDefault="00224B9D">
      <w:pPr>
        <w:pStyle w:val="Commentaire"/>
      </w:pPr>
      <w:r>
        <w:rPr>
          <w:rStyle w:val="Marquedecommentaire"/>
        </w:rPr>
        <w:annotationRef/>
      </w:r>
      <w:r>
        <w:t xml:space="preserve">Et avant </w:t>
      </w:r>
      <w:r>
        <w:t>Groby, Leclaire et al. 2015 qui parlent plutôt de compressibilité effective modifiée, on peut le voir de différentes manières. Cela à été défini à partir d’un multi quart d’onde périodique. Cette même approche est celle qui a permis de définir les concepts de multipancake perforées tels présentés plus bas.</w:t>
      </w:r>
    </w:p>
  </w:comment>
  <w:comment w:id="541" w:author="Dupont, Thomas" w:date="2024-01-05T17:02:00Z" w:initials="DT">
    <w:p w14:paraId="0C30BE3A" w14:textId="661594D2" w:rsidR="00C4589B" w:rsidRDefault="00C4589B">
      <w:pPr>
        <w:pStyle w:val="Commentaire"/>
      </w:pPr>
      <w:r>
        <w:rPr>
          <w:rStyle w:val="Marquedecommentaire"/>
        </w:rPr>
        <w:annotationRef/>
      </w:r>
      <w:r>
        <w:t>Effective ou équivalente</w:t>
      </w:r>
    </w:p>
  </w:comment>
  <w:comment w:id="542" w:author="Lopez, Maël" w:date="2023-12-22T11:55:00Z" w:initials="LM">
    <w:p w14:paraId="6322BC63" w14:textId="77777777" w:rsidR="00A936B0" w:rsidRDefault="00A936B0" w:rsidP="00A936B0">
      <w:pPr>
        <w:pStyle w:val="Commentaire"/>
      </w:pPr>
      <w:r>
        <w:rPr>
          <w:rStyle w:val="Marquedecommentaire"/>
        </w:rPr>
        <w:annotationRef/>
      </w:r>
      <w:r>
        <w:t>Attention, 1/K (K étant Bulk modulus en anglais)</w:t>
      </w:r>
    </w:p>
  </w:comment>
  <w:comment w:id="543" w:author="Lopez, Maël" w:date="2023-12-22T11:56:00Z" w:initials="LM">
    <w:p w14:paraId="3767547F" w14:textId="77777777" w:rsidR="00A936B0" w:rsidRDefault="00A936B0" w:rsidP="00A936B0">
      <w:pPr>
        <w:pStyle w:val="Commentaire"/>
      </w:pPr>
      <w:r>
        <w:rPr>
          <w:rStyle w:val="Marquedecommentaire"/>
        </w:rPr>
        <w:annotationRef/>
      </w:r>
      <w:r>
        <w:t>La compressibilité est diminuée, donc K est augmentée</w:t>
      </w:r>
    </w:p>
  </w:comment>
  <w:comment w:id="545" w:author="Dupont, Thomas" w:date="2024-01-05T17:03:00Z" w:initials="DT">
    <w:p w14:paraId="32AA40B0" w14:textId="77777777" w:rsidR="00C4589B" w:rsidRDefault="00C4589B">
      <w:pPr>
        <w:pStyle w:val="Commentaire"/>
      </w:pPr>
      <w:r>
        <w:rPr>
          <w:rStyle w:val="Marquedecommentaire"/>
        </w:rPr>
        <w:annotationRef/>
      </w:r>
      <w:r>
        <w:t>Tu ne cites pas l’article de Umnova et al. :</w:t>
      </w:r>
    </w:p>
    <w:p w14:paraId="7FF7EAF5" w14:textId="77777777" w:rsidR="00C4589B" w:rsidRPr="00C4589B" w:rsidRDefault="00C4589B" w:rsidP="00C4589B">
      <w:pPr>
        <w:rPr>
          <w:lang w:val="en-US"/>
        </w:rPr>
      </w:pPr>
      <w:hyperlink r:id="rId2" w:history="1">
        <w:r w:rsidRPr="00C4589B">
          <w:rPr>
            <w:rStyle w:val="Lienhypertexte"/>
            <w:lang w:val="en-US"/>
          </w:rPr>
          <w:t>Multiple resonances in lossy acoustic black holes-theory and experiment</w:t>
        </w:r>
      </w:hyperlink>
    </w:p>
    <w:p w14:paraId="64FDB2D6" w14:textId="77777777" w:rsidR="00C4589B" w:rsidRPr="00C4589B" w:rsidRDefault="00C4589B" w:rsidP="00C4589B">
      <w:pPr>
        <w:rPr>
          <w:lang w:val="en-US"/>
        </w:rPr>
      </w:pPr>
      <w:r w:rsidRPr="00C4589B">
        <w:rPr>
          <w:lang w:val="en-US"/>
        </w:rPr>
        <w:t>O Umnova, D Brooke, P Leclaire, T Dupont</w:t>
      </w:r>
    </w:p>
    <w:p w14:paraId="64FB23EA" w14:textId="3553B3C0" w:rsidR="00C4589B" w:rsidRPr="00C4589B" w:rsidRDefault="00C4589B" w:rsidP="00C4589B">
      <w:pPr>
        <w:rPr>
          <w:lang w:val="en-US"/>
        </w:rPr>
      </w:pPr>
      <w:r w:rsidRPr="00C4589B">
        <w:rPr>
          <w:lang w:val="en-US"/>
        </w:rPr>
        <w:t>Journal of Sound and Vibration 543, 117377</w:t>
      </w:r>
    </w:p>
  </w:comment>
  <w:comment w:id="546" w:author="Lopez, Maël" w:date="2023-12-22T11:58:00Z" w:initials="LM">
    <w:p w14:paraId="1A3E4C4A" w14:textId="77777777" w:rsidR="00A936B0" w:rsidRDefault="00A936B0" w:rsidP="00A936B0">
      <w:pPr>
        <w:pStyle w:val="Commentaire"/>
      </w:pPr>
      <w:r>
        <w:rPr>
          <w:rStyle w:val="Marquedecommentaire"/>
        </w:rPr>
        <w:annotationRef/>
      </w:r>
      <w:r>
        <w:t>Je trouve ce passage un peu confus. Dire que explictements que toi tu t’intéresse au trous noirs purement acoustique (ou l’onde se propage dans un fluide). Et après tu peux dire d’où ça provient etc...</w:t>
      </w:r>
    </w:p>
  </w:comment>
  <w:comment w:id="580" w:author="Lopez, Maël" w:date="2023-12-22T12:04:00Z" w:initials="LM">
    <w:p w14:paraId="7BF74598" w14:textId="77777777" w:rsidR="00A265C3" w:rsidRDefault="00A265C3" w:rsidP="00A265C3">
      <w:pPr>
        <w:pStyle w:val="Commentaire"/>
      </w:pPr>
      <w:r>
        <w:rPr>
          <w:rStyle w:val="Marquedecommentaire"/>
        </w:rPr>
        <w:annotationRef/>
      </w:r>
      <w:r>
        <w:t xml:space="preserve">Très bon paragraphe : clair et les citations sont pertinentes et bien citées. </w:t>
      </w:r>
      <w:r>
        <w:br/>
        <w:t>(vu que tu avais utilisé des citations par numéro. Il faudrait ajouter les numéros pour chaque référence ici en +)</w:t>
      </w:r>
    </w:p>
  </w:comment>
  <w:comment w:id="581" w:author="Dupont, Thomas" w:date="2024-01-05T17:06:00Z" w:initials="DT">
    <w:p w14:paraId="6723A2B1" w14:textId="2DFFA064" w:rsidR="00C4589B" w:rsidRDefault="00C4589B">
      <w:pPr>
        <w:pStyle w:val="Commentaire"/>
      </w:pPr>
      <w:r>
        <w:rPr>
          <w:rStyle w:val="Marquedecommentaire"/>
        </w:rPr>
        <w:annotationRef/>
      </w:r>
      <w:r>
        <w:t xml:space="preserve">Tu dois citer aussi </w:t>
      </w:r>
      <w:r>
        <w:t>Tayong et al 2010</w:t>
      </w:r>
    </w:p>
  </w:comment>
  <w:comment w:id="609" w:author="Lopez, Maël" w:date="2023-12-22T12:06:00Z" w:initials="LM">
    <w:p w14:paraId="0589D837" w14:textId="77777777" w:rsidR="004A5CF0" w:rsidRDefault="004A5CF0" w:rsidP="004A5CF0">
      <w:pPr>
        <w:pStyle w:val="Commentaire"/>
      </w:pPr>
      <w:r>
        <w:rPr>
          <w:rStyle w:val="Marquedecommentaire"/>
        </w:rPr>
        <w:annotationRef/>
      </w:r>
      <w:r>
        <w:t>Effets similaires ?</w:t>
      </w:r>
    </w:p>
  </w:comment>
  <w:comment w:id="631" w:author="Lopez, Maël" w:date="2023-12-22T12:07:00Z" w:initials="LM">
    <w:p w14:paraId="3C18CFB1" w14:textId="77777777" w:rsidR="004A5CF0" w:rsidRDefault="004A5CF0" w:rsidP="004A5CF0">
      <w:pPr>
        <w:pStyle w:val="Commentaire"/>
      </w:pPr>
      <w:r>
        <w:rPr>
          <w:rStyle w:val="Marquedecommentaire"/>
        </w:rPr>
        <w:annotationRef/>
      </w:r>
      <w:r>
        <w:t>Il ne me semble pas que ça soit défini avant</w:t>
      </w:r>
    </w:p>
  </w:comment>
  <w:comment w:id="632" w:author="Lopez, Maël" w:date="2023-12-22T12:08:00Z" w:initials="LM">
    <w:p w14:paraId="2EF36ED5" w14:textId="77777777" w:rsidR="004A5CF0" w:rsidRDefault="004A5CF0" w:rsidP="004A5CF0">
      <w:pPr>
        <w:pStyle w:val="Commentaire"/>
      </w:pPr>
      <w:r>
        <w:rPr>
          <w:rStyle w:val="Marquedecommentaire"/>
        </w:rPr>
        <w:annotationRef/>
      </w:r>
      <w:r>
        <w:t>Pour les formules, il vaut mieux que tu les recopies et n’oublie pas d’expliquer tous les termes.</w:t>
      </w:r>
    </w:p>
  </w:comment>
  <w:comment w:id="636" w:author="Lopez, Maël" w:date="2023-12-22T12:08:00Z" w:initials="LM">
    <w:p w14:paraId="7F6B7D85" w14:textId="77777777" w:rsidR="004A5CF0" w:rsidRDefault="004A5CF0" w:rsidP="004A5CF0">
      <w:pPr>
        <w:pStyle w:val="Commentaire"/>
      </w:pPr>
      <w:r>
        <w:rPr>
          <w:rStyle w:val="Marquedecommentaire"/>
        </w:rPr>
        <w:annotationRef/>
      </w:r>
      <w:r>
        <w:t>citations</w:t>
      </w:r>
    </w:p>
  </w:comment>
  <w:comment w:id="637" w:author="Lopez, Maël" w:date="2023-12-22T12:14:00Z" w:initials="LM">
    <w:p w14:paraId="01BE5847" w14:textId="77777777" w:rsidR="004A5CF0" w:rsidRDefault="004A5CF0" w:rsidP="004A5CF0">
      <w:pPr>
        <w:pStyle w:val="Commentaire"/>
      </w:pPr>
      <w:r>
        <w:rPr>
          <w:rStyle w:val="Marquedecommentaire"/>
        </w:rPr>
        <w:annotationRef/>
      </w:r>
      <w:r>
        <w:t xml:space="preserve">Je ne te suis pas complètement dans ce paragraphe. </w:t>
      </w:r>
      <w:r>
        <w:br/>
        <w:t xml:space="preserve">J’imagine qu’ici tu parles du cas où nous ne sommes plus en propagation onde plane, c’est bien ça ? </w:t>
      </w:r>
      <w:r>
        <w:br/>
        <w:t xml:space="preserve">Au quel cas, ça peut se modéliser aussi par éléments finis. </w:t>
      </w:r>
    </w:p>
  </w:comment>
  <w:comment w:id="645" w:author="Lopez, Maël" w:date="2023-12-22T12:16:00Z" w:initials="LM">
    <w:p w14:paraId="3F84FE89" w14:textId="77777777" w:rsidR="00F358CF" w:rsidRDefault="00F358CF" w:rsidP="00F358CF">
      <w:pPr>
        <w:pStyle w:val="Commentaire"/>
      </w:pPr>
      <w:r>
        <w:rPr>
          <w:rStyle w:val="Marquedecommentaire"/>
        </w:rPr>
        <w:annotationRef/>
      </w:r>
      <w:r>
        <w:t xml:space="preserve">Ici tu dois nous dire quoi est quoi. Sinon nous ne pouvons pas comprendre. Est-ce que </w:t>
      </w:r>
      <w:r>
        <w:rPr>
          <w:i/>
          <w:iCs/>
        </w:rPr>
        <w:t xml:space="preserve">R </w:t>
      </w:r>
      <w:r>
        <w:t xml:space="preserve">est le coefficient de réflexion ? Si oui en incidence normale ? Ou il faut prendre en compte l’incidence dans </w:t>
      </w:r>
      <w:r>
        <w:rPr>
          <w:i/>
          <w:iCs/>
        </w:rPr>
        <w:t xml:space="preserve">R </w:t>
      </w:r>
      <w:r>
        <w:t>?</w:t>
      </w:r>
      <w:r>
        <w:br/>
      </w:r>
      <w:r>
        <w:rPr>
          <w:i/>
          <w:iCs/>
        </w:rPr>
        <w:t xml:space="preserve">X </w:t>
      </w:r>
      <w:r>
        <w:t xml:space="preserve">est l’angle d’incidence ? </w:t>
      </w:r>
    </w:p>
  </w:comment>
  <w:comment w:id="646" w:author="Lopez, Maël" w:date="2023-12-22T12:17:00Z" w:initials="LM">
    <w:p w14:paraId="06A60762" w14:textId="77777777" w:rsidR="009A1CEB" w:rsidRDefault="009A1CEB" w:rsidP="009A1CEB">
      <w:pPr>
        <w:pStyle w:val="Commentaire"/>
      </w:pPr>
      <w:r>
        <w:rPr>
          <w:rStyle w:val="Marquedecommentaire"/>
        </w:rPr>
        <w:annotationRef/>
      </w:r>
      <w:r>
        <w:t>Peut être donner l’équation qu’ils ont trouvés, parce que ça serait central</w:t>
      </w:r>
    </w:p>
  </w:comment>
  <w:comment w:id="666" w:author="Lopez, Maël" w:date="2023-12-22T12:12:00Z" w:initials="LM">
    <w:p w14:paraId="7887D9F6" w14:textId="29C9EB50" w:rsidR="004A5CF0" w:rsidRDefault="004A5CF0" w:rsidP="004A5CF0">
      <w:pPr>
        <w:pStyle w:val="Commentaire"/>
      </w:pPr>
      <w:r>
        <w:rPr>
          <w:rStyle w:val="Marquedecommentaire"/>
        </w:rPr>
        <w:annotationRef/>
      </w:r>
      <w:r>
        <w:t>D’abord conclure en rappelant ce qu’il a été fait. Puis dire que basé sur ça le but va être de proposer/améliorer un matériau pour répondre à la problématique (ne pas hésiter à la rappeler)</w:t>
      </w:r>
      <w:r>
        <w:br/>
      </w:r>
    </w:p>
    <w:p w14:paraId="117AF179" w14:textId="77777777" w:rsidR="004A5CF0" w:rsidRDefault="004A5CF0" w:rsidP="004A5CF0">
      <w:pPr>
        <w:pStyle w:val="Commentaire"/>
      </w:pPr>
      <w:r>
        <w:t>Ne pas oublier le saut de page</w:t>
      </w:r>
    </w:p>
  </w:comment>
  <w:comment w:id="667" w:author="Lopez, Maël" w:date="2023-12-22T12:10:00Z" w:initials="LM">
    <w:p w14:paraId="543B8E05" w14:textId="36235146" w:rsidR="004A5CF0" w:rsidRDefault="004A5CF0" w:rsidP="004A5CF0">
      <w:pPr>
        <w:pStyle w:val="Commentaire"/>
      </w:pPr>
      <w:r>
        <w:rPr>
          <w:rStyle w:val="Marquedecommentaire"/>
        </w:rPr>
        <w:annotationRef/>
      </w:r>
      <w:r>
        <w:t>Je ne pense pas que ça se dise.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8807134" w15:done="0"/>
  <w15:commentEx w15:paraId="154C16FF" w15:done="0"/>
  <w15:commentEx w15:paraId="2A8C1075" w15:done="0"/>
  <w15:commentEx w15:paraId="506368E7" w15:done="0"/>
  <w15:commentEx w15:paraId="0EFDD238" w15:done="0"/>
  <w15:commentEx w15:paraId="6C2B5977" w15:done="0"/>
  <w15:commentEx w15:paraId="5DE3152E" w15:done="0"/>
  <w15:commentEx w15:paraId="78BAFB65" w15:done="0"/>
  <w15:commentEx w15:paraId="62AEB6F4" w15:done="0"/>
  <w15:commentEx w15:paraId="6A1FB510" w15:done="0"/>
  <w15:commentEx w15:paraId="37024685" w15:done="0"/>
  <w15:commentEx w15:paraId="4065E384" w15:done="0"/>
  <w15:commentEx w15:paraId="7B101938" w15:paraIdParent="4065E384" w15:done="0"/>
  <w15:commentEx w15:paraId="7413EE87" w15:done="0"/>
  <w15:commentEx w15:paraId="1A7ABF70" w15:done="0"/>
  <w15:commentEx w15:paraId="4EA30DF3" w15:done="0"/>
  <w15:commentEx w15:paraId="06141247" w15:done="0"/>
  <w15:commentEx w15:paraId="7DF82319" w15:done="0"/>
  <w15:commentEx w15:paraId="7732E89B" w15:done="0"/>
  <w15:commentEx w15:paraId="2B6B3676" w15:done="0"/>
  <w15:commentEx w15:paraId="18EA0F41" w15:done="0"/>
  <w15:commentEx w15:paraId="0D16D7F0" w15:paraIdParent="18EA0F41" w15:done="0"/>
  <w15:commentEx w15:paraId="6B686ECD" w15:done="0"/>
  <w15:commentEx w15:paraId="74E2AB13" w15:done="0"/>
  <w15:commentEx w15:paraId="7CA2A2A6" w15:done="0"/>
  <w15:commentEx w15:paraId="3F2C2FD1" w15:done="0"/>
  <w15:commentEx w15:paraId="5A2BAD95" w15:paraIdParent="3F2C2FD1" w15:done="0"/>
  <w15:commentEx w15:paraId="285A8C89" w15:done="0"/>
  <w15:commentEx w15:paraId="1725CE76" w15:done="0"/>
  <w15:commentEx w15:paraId="13F753C0" w15:done="0"/>
  <w15:commentEx w15:paraId="119CAC57" w15:done="0"/>
  <w15:commentEx w15:paraId="68C0A7CF" w15:done="0"/>
  <w15:commentEx w15:paraId="12DC2B5F" w15:done="0"/>
  <w15:commentEx w15:paraId="5AC64212" w15:done="0"/>
  <w15:commentEx w15:paraId="2E30B734" w15:done="0"/>
  <w15:commentEx w15:paraId="603FCE66" w15:done="0"/>
  <w15:commentEx w15:paraId="385DB7EC" w15:paraIdParent="603FCE66" w15:done="0"/>
  <w15:commentEx w15:paraId="54F9C734" w15:done="0"/>
  <w15:commentEx w15:paraId="57387954" w15:done="0"/>
  <w15:commentEx w15:paraId="09A54D47" w15:done="0"/>
  <w15:commentEx w15:paraId="50E29D56" w15:done="0"/>
  <w15:commentEx w15:paraId="6FFF2876" w15:done="0"/>
  <w15:commentEx w15:paraId="121F9BE9" w15:done="0"/>
  <w15:commentEx w15:paraId="191DCBAB" w15:done="0"/>
  <w15:commentEx w15:paraId="29D388A4" w15:done="0"/>
  <w15:commentEx w15:paraId="21988336" w15:done="0"/>
  <w15:commentEx w15:paraId="56CF21D8" w15:paraIdParent="21988336" w15:done="0"/>
  <w15:commentEx w15:paraId="0206B1D3" w15:done="0"/>
  <w15:commentEx w15:paraId="304F756A" w15:done="0"/>
  <w15:commentEx w15:paraId="0432EDF0" w15:paraIdParent="304F756A" w15:done="0"/>
  <w15:commentEx w15:paraId="37957859" w15:done="0"/>
  <w15:commentEx w15:paraId="582794E8" w15:done="0"/>
  <w15:commentEx w15:paraId="286DE347" w15:done="0"/>
  <w15:commentEx w15:paraId="6ABC77C4" w15:done="0"/>
  <w15:commentEx w15:paraId="543D87B4" w15:done="0"/>
  <w15:commentEx w15:paraId="1704CE95" w15:done="0"/>
  <w15:commentEx w15:paraId="50F1DED0" w15:done="0"/>
  <w15:commentEx w15:paraId="4F47C166" w15:done="0"/>
  <w15:commentEx w15:paraId="28679A7C" w15:done="0"/>
  <w15:commentEx w15:paraId="6D3F6DAF" w15:done="0"/>
  <w15:commentEx w15:paraId="001412B3" w15:done="0"/>
  <w15:commentEx w15:paraId="70720A93" w15:done="0"/>
  <w15:commentEx w15:paraId="305740F3" w15:done="0"/>
  <w15:commentEx w15:paraId="63356267" w15:done="0"/>
  <w15:commentEx w15:paraId="373BB2B0" w15:done="0"/>
  <w15:commentEx w15:paraId="6EB14D32" w15:done="0"/>
  <w15:commentEx w15:paraId="16DE52B0" w15:paraIdParent="6EB14D32" w15:done="0"/>
  <w15:commentEx w15:paraId="4A5291BC" w15:done="0"/>
  <w15:commentEx w15:paraId="61409B8A" w15:done="0"/>
  <w15:commentEx w15:paraId="187C07A3" w15:done="0"/>
  <w15:commentEx w15:paraId="5086CCF6" w15:done="0"/>
  <w15:commentEx w15:paraId="221E6C7B" w15:done="0"/>
  <w15:commentEx w15:paraId="4E8C1B9B" w15:done="0"/>
  <w15:commentEx w15:paraId="65C8CC84" w15:done="0"/>
  <w15:commentEx w15:paraId="66C131C8" w15:paraIdParent="65C8CC84" w15:done="0"/>
  <w15:commentEx w15:paraId="3DA133C2" w15:done="0"/>
  <w15:commentEx w15:paraId="794A6A91" w15:done="0"/>
  <w15:commentEx w15:paraId="260C3953" w15:done="0"/>
  <w15:commentEx w15:paraId="2F9A39B7" w15:done="0"/>
  <w15:commentEx w15:paraId="7EAE54B2" w15:done="0"/>
  <w15:commentEx w15:paraId="217E85B2" w15:done="0"/>
  <w15:commentEx w15:paraId="59970333" w15:paraIdParent="217E85B2" w15:done="0"/>
  <w15:commentEx w15:paraId="15A6E257" w15:done="0"/>
  <w15:commentEx w15:paraId="38A88994" w15:done="0"/>
  <w15:commentEx w15:paraId="5C874F12" w15:done="0"/>
  <w15:commentEx w15:paraId="461E917E" w15:paraIdParent="5C874F12" w15:done="0"/>
  <w15:commentEx w15:paraId="6BE48396" w15:done="0"/>
  <w15:commentEx w15:paraId="6D3F9551" w15:done="0"/>
  <w15:commentEx w15:paraId="650DBE79" w15:done="0"/>
  <w15:commentEx w15:paraId="32BCC674" w15:done="0"/>
  <w15:commentEx w15:paraId="204B25B7" w15:done="0"/>
  <w15:commentEx w15:paraId="2D8C3F04" w15:done="0"/>
  <w15:commentEx w15:paraId="3CF3CAD9" w15:done="0"/>
  <w15:commentEx w15:paraId="346D2052" w15:done="0"/>
  <w15:commentEx w15:paraId="5EF26B9D" w15:done="0"/>
  <w15:commentEx w15:paraId="43763AF1" w15:done="0"/>
  <w15:commentEx w15:paraId="1BB94171" w15:done="0"/>
  <w15:commentEx w15:paraId="0028F200" w15:done="0"/>
  <w15:commentEx w15:paraId="3B52898E" w15:done="0"/>
  <w15:commentEx w15:paraId="5E373018" w15:done="0"/>
  <w15:commentEx w15:paraId="75B282DC" w15:done="0"/>
  <w15:commentEx w15:paraId="6BC1AA96" w15:paraIdParent="75B282DC" w15:done="0"/>
  <w15:commentEx w15:paraId="12A0DC9A" w15:done="0"/>
  <w15:commentEx w15:paraId="048CAAED" w15:done="0"/>
  <w15:commentEx w15:paraId="5B5E228F" w15:done="0"/>
  <w15:commentEx w15:paraId="453D385D" w15:done="0"/>
  <w15:commentEx w15:paraId="35E31BD8" w15:done="0"/>
  <w15:commentEx w15:paraId="059CE08C" w15:done="0"/>
  <w15:commentEx w15:paraId="09F1810D" w15:done="0"/>
  <w15:commentEx w15:paraId="0A0D26E1" w15:done="0"/>
  <w15:commentEx w15:paraId="2EC2E225" w15:done="0"/>
  <w15:commentEx w15:paraId="0AD05528" w15:done="0"/>
  <w15:commentEx w15:paraId="004EDFAD" w15:done="0"/>
  <w15:commentEx w15:paraId="4C25D3B3" w15:done="0"/>
  <w15:commentEx w15:paraId="0B2847C1" w15:done="0"/>
  <w15:commentEx w15:paraId="1CCBC35A" w15:done="0"/>
  <w15:commentEx w15:paraId="57A54676" w15:done="0"/>
  <w15:commentEx w15:paraId="3B8FD352" w15:done="0"/>
  <w15:commentEx w15:paraId="57CF1013" w15:done="0"/>
  <w15:commentEx w15:paraId="24282D8B" w15:done="0"/>
  <w15:commentEx w15:paraId="660D28EB" w15:done="0"/>
  <w15:commentEx w15:paraId="40616C5C" w15:paraIdParent="660D28EB" w15:done="0"/>
  <w15:commentEx w15:paraId="537D7D1E" w15:paraIdParent="660D28EB" w15:done="0"/>
  <w15:commentEx w15:paraId="7A0B9410" w15:done="0"/>
  <w15:commentEx w15:paraId="0C30BE3A" w15:done="0"/>
  <w15:commentEx w15:paraId="6322BC63" w15:done="0"/>
  <w15:commentEx w15:paraId="3767547F" w15:paraIdParent="6322BC63" w15:done="0"/>
  <w15:commentEx w15:paraId="64FB23EA" w15:done="0"/>
  <w15:commentEx w15:paraId="1A3E4C4A" w15:done="0"/>
  <w15:commentEx w15:paraId="7BF74598" w15:done="0"/>
  <w15:commentEx w15:paraId="6723A2B1" w15:paraIdParent="7BF74598" w15:done="0"/>
  <w15:commentEx w15:paraId="0589D837" w15:done="0"/>
  <w15:commentEx w15:paraId="3C18CFB1" w15:done="0"/>
  <w15:commentEx w15:paraId="2EF36ED5" w15:done="0"/>
  <w15:commentEx w15:paraId="7F6B7D85" w15:done="0"/>
  <w15:commentEx w15:paraId="01BE5847" w15:done="0"/>
  <w15:commentEx w15:paraId="3F84FE89" w15:done="0"/>
  <w15:commentEx w15:paraId="06A60762" w15:done="0"/>
  <w15:commentEx w15:paraId="117AF179" w15:done="0"/>
  <w15:commentEx w15:paraId="543B8E0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942A356" w16cex:dateUtc="2024-01-05T20:48:00Z"/>
  <w16cex:commentExtensible w16cex:durableId="1BF11A11" w16cex:dateUtc="2023-12-22T10:47:00Z"/>
  <w16cex:commentExtensible w16cex:durableId="29429935" w16cex:dateUtc="2024-01-05T20:05:00Z"/>
  <w16cex:commentExtensible w16cex:durableId="66F370FB" w16cex:dateUtc="2023-12-22T10:50:00Z"/>
  <w16cex:commentExtensible w16cex:durableId="63D99AAC" w16cex:dateUtc="2023-12-22T10:52:00Z"/>
  <w16cex:commentExtensible w16cex:durableId="294299CA" w16cex:dateUtc="2024-01-05T20:07:00Z"/>
  <w16cex:commentExtensible w16cex:durableId="5C038FC9" w16cex:dateUtc="2023-12-22T10:53:00Z"/>
  <w16cex:commentExtensible w16cex:durableId="6705C515" w16cex:dateUtc="2023-12-22T10:56:00Z"/>
  <w16cex:commentExtensible w16cex:durableId="29429ABC" w16cex:dateUtc="2024-01-05T20:11:00Z"/>
  <w16cex:commentExtensible w16cex:durableId="47CDF141" w16cex:dateUtc="2023-12-22T10:58:00Z"/>
  <w16cex:commentExtensible w16cex:durableId="29429B00" w16cex:dateUtc="2024-01-05T20:13:00Z"/>
  <w16cex:commentExtensible w16cex:durableId="3AEC4C05" w16cex:dateUtc="2023-12-22T11:00:00Z"/>
  <w16cex:commentExtensible w16cex:durableId="1CFF25E9" w16cex:dateUtc="2023-12-22T12:42:00Z"/>
  <w16cex:commentExtensible w16cex:durableId="29429B91" w16cex:dateUtc="2024-01-05T20:15:00Z"/>
  <w16cex:commentExtensible w16cex:durableId="29429E64" w16cex:dateUtc="2024-01-05T20:27:00Z"/>
  <w16cex:commentExtensible w16cex:durableId="29429BDE" w16cex:dateUtc="2024-01-05T20:16:00Z"/>
  <w16cex:commentExtensible w16cex:durableId="79EB60BD" w16cex:dateUtc="2023-12-22T11:03:00Z"/>
  <w16cex:commentExtensible w16cex:durableId="29429CDA" w16cex:dateUtc="2024-01-05T20:20:00Z"/>
  <w16cex:commentExtensible w16cex:durableId="29429D7B" w16cex:dateUtc="2024-01-05T20:23:00Z"/>
  <w16cex:commentExtensible w16cex:durableId="29429DFA" w16cex:dateUtc="2024-01-05T20:25:00Z"/>
  <w16cex:commentExtensible w16cex:durableId="54F2ACE3" w16cex:dateUtc="2023-12-22T11:09:00Z"/>
  <w16cex:commentExtensible w16cex:durableId="13E3E40A" w16cex:dateUtc="2023-12-22T11:15:00Z"/>
  <w16cex:commentExtensible w16cex:durableId="1904263C" w16cex:dateUtc="2023-12-22T11:06:00Z"/>
  <w16cex:commentExtensible w16cex:durableId="29429E3B" w16cex:dateUtc="2024-01-05T20:26:00Z"/>
  <w16cex:commentExtensible w16cex:durableId="29429FEC" w16cex:dateUtc="2024-01-05T20:34:00Z"/>
  <w16cex:commentExtensible w16cex:durableId="1675B2FC" w16cex:dateUtc="2023-12-22T11:20:00Z"/>
  <w16cex:commentExtensible w16cex:durableId="4CCF75B7" w16cex:dateUtc="2023-12-22T11:21:00Z"/>
  <w16cex:commentExtensible w16cex:durableId="29429F47" w16cex:dateUtc="2024-01-05T20:31:00Z"/>
  <w16cex:commentExtensible w16cex:durableId="29429F76" w16cex:dateUtc="2024-01-05T20:32:00Z"/>
  <w16cex:commentExtensible w16cex:durableId="2942A24D" w16cex:dateUtc="2024-01-05T20:44:00Z"/>
  <w16cex:commentExtensible w16cex:durableId="29429FBD" w16cex:dateUtc="2024-01-05T20:33:00Z"/>
  <w16cex:commentExtensible w16cex:durableId="2942A10D" w16cex:dateUtc="2024-01-05T20:38:00Z"/>
  <w16cex:commentExtensible w16cex:durableId="2942A171" w16cex:dateUtc="2024-01-05T20:40:00Z"/>
  <w16cex:commentExtensible w16cex:durableId="40BE0B50" w16cex:dateUtc="2023-12-22T11:18:00Z"/>
  <w16cex:commentExtensible w16cex:durableId="2942A1D8" w16cex:dateUtc="2024-01-05T20:42:00Z"/>
  <w16cex:commentExtensible w16cex:durableId="3B590522" w16cex:dateUtc="2023-12-22T11:14:00Z"/>
  <w16cex:commentExtensible w16cex:durableId="2942A292" w16cex:dateUtc="2024-01-05T20:45:00Z"/>
  <w16cex:commentExtensible w16cex:durableId="2942A260" w16cex:dateUtc="2024-01-05T20:44:00Z"/>
  <w16cex:commentExtensible w16cex:durableId="58CCA04C" w16cex:dateUtc="2023-12-22T11:23:00Z"/>
  <w16cex:commentExtensible w16cex:durableId="2942A2E6" w16cex:dateUtc="2024-01-05T20:46:00Z"/>
  <w16cex:commentExtensible w16cex:durableId="17D66DF6" w16cex:dateUtc="2023-12-22T11:25:00Z"/>
  <w16cex:commentExtensible w16cex:durableId="2942A301" w16cex:dateUtc="2024-01-05T20:47:00Z"/>
  <w16cex:commentExtensible w16cex:durableId="0752E1F8" w16cex:dateUtc="2023-12-22T12:40:00Z"/>
  <w16cex:commentExtensible w16cex:durableId="5CD2B64A" w16cex:dateUtc="2023-12-22T12:39:00Z"/>
  <w16cex:commentExtensible w16cex:durableId="79F66227" w16cex:dateUtc="2023-12-22T12:41:00Z"/>
  <w16cex:commentExtensible w16cex:durableId="0EFCA302" w16cex:dateUtc="2023-12-22T12:45:00Z"/>
  <w16cex:commentExtensible w16cex:durableId="2942A3B0" w16cex:dateUtc="2024-01-05T20:50:00Z"/>
  <w16cex:commentExtensible w16cex:durableId="2942A3F7" w16cex:dateUtc="2024-01-05T20:51:00Z"/>
  <w16cex:commentExtensible w16cex:durableId="0CAD4BA6" w16cex:dateUtc="2023-12-22T12:46:00Z"/>
  <w16cex:commentExtensible w16cex:durableId="262ED1AB" w16cex:dateUtc="2023-12-22T13:01:00Z"/>
  <w16cex:commentExtensible w16cex:durableId="2942A83E" w16cex:dateUtc="2024-01-05T21:09:00Z"/>
  <w16cex:commentExtensible w16cex:durableId="3ACCE870" w16cex:dateUtc="2023-12-22T12:47:00Z"/>
  <w16cex:commentExtensible w16cex:durableId="2942A44C" w16cex:dateUtc="2024-01-05T20:52:00Z"/>
  <w16cex:commentExtensible w16cex:durableId="2942A522" w16cex:dateUtc="2024-01-05T20:56:00Z"/>
  <w16cex:commentExtensible w16cex:durableId="46826702" w16cex:dateUtc="2023-12-22T12:49:00Z"/>
  <w16cex:commentExtensible w16cex:durableId="2942A555" w16cex:dateUtc="2024-01-05T20:57:00Z"/>
  <w16cex:commentExtensible w16cex:durableId="649E260A" w16cex:dateUtc="2023-12-22T12:50:00Z"/>
  <w16cex:commentExtensible w16cex:durableId="2942A5CF" w16cex:dateUtc="2024-01-05T20:59:00Z"/>
  <w16cex:commentExtensible w16cex:durableId="6DAC0374" w16cex:dateUtc="2023-12-22T12:50:00Z"/>
  <w16cex:commentExtensible w16cex:durableId="2942A601" w16cex:dateUtc="2024-01-05T21:00:00Z"/>
  <w16cex:commentExtensible w16cex:durableId="2942A67E" w16cex:dateUtc="2024-01-05T21:02:00Z"/>
  <w16cex:commentExtensible w16cex:durableId="2942A6E6" w16cex:dateUtc="2024-01-05T21:03:00Z"/>
  <w16cex:commentExtensible w16cex:durableId="74B1F462" w16cex:dateUtc="2023-12-22T12:55:00Z"/>
  <w16cex:commentExtensible w16cex:durableId="2942A828" w16cex:dateUtc="2024-01-05T21:09:00Z"/>
  <w16cex:commentExtensible w16cex:durableId="2942A7E6" w16cex:dateUtc="2024-01-05T21:08:00Z"/>
  <w16cex:commentExtensible w16cex:durableId="2B4A8A08" w16cex:dateUtc="2023-12-22T12:57:00Z"/>
  <w16cex:commentExtensible w16cex:durableId="2942A94F" w16cex:dateUtc="2024-01-05T21:14:00Z"/>
  <w16cex:commentExtensible w16cex:durableId="2942A980" w16cex:dateUtc="2024-01-05T21:14:00Z"/>
  <w16cex:commentExtensible w16cex:durableId="0A6F25A3" w16cex:dateUtc="2023-12-22T12:59:00Z"/>
  <w16cex:commentExtensible w16cex:durableId="2942A9F1" w16cex:dateUtc="2024-01-05T21:16:00Z"/>
  <w16cex:commentExtensible w16cex:durableId="66F3CE6F" w16cex:dateUtc="2023-12-22T13:02:00Z"/>
  <w16cex:commentExtensible w16cex:durableId="07E00216" w16cex:dateUtc="2023-12-22T13:03:00Z"/>
  <w16cex:commentExtensible w16cex:durableId="017FED6C" w16cex:dateUtc="2023-12-22T13:06:00Z"/>
  <w16cex:commentExtensible w16cex:durableId="76CD5477" w16cex:dateUtc="2023-12-22T13:07:00Z"/>
  <w16cex:commentExtensible w16cex:durableId="2942AB02" w16cex:dateUtc="2024-01-05T21:21:00Z"/>
  <w16cex:commentExtensible w16cex:durableId="2942AB1A" w16cex:dateUtc="2024-01-05T21:21:00Z"/>
  <w16cex:commentExtensible w16cex:durableId="143D688A" w16cex:dateUtc="2023-12-22T13:10:00Z"/>
  <w16cex:commentExtensible w16cex:durableId="2942AB7C" w16cex:dateUtc="2024-01-05T21:23:00Z"/>
  <w16cex:commentExtensible w16cex:durableId="6E3B159E" w16cex:dateUtc="2023-12-22T13:15:00Z"/>
  <w16cex:commentExtensible w16cex:durableId="0F327F3C" w16cex:dateUtc="2023-12-22T13:19:00Z"/>
  <w16cex:commentExtensible w16cex:durableId="21C5EDEE" w16cex:dateUtc="2023-12-22T13:19:00Z"/>
  <w16cex:commentExtensible w16cex:durableId="2942AC06" w16cex:dateUtc="2024-01-05T21:25:00Z"/>
  <w16cex:commentExtensible w16cex:durableId="4E5E5496" w16cex:dateUtc="2023-12-22T13:20:00Z"/>
  <w16cex:commentExtensible w16cex:durableId="7CBB9244" w16cex:dateUtc="2023-12-22T13:25:00Z"/>
  <w16cex:commentExtensible w16cex:durableId="1ECD76AA" w16cex:dateUtc="2023-12-22T13:29:00Z"/>
  <w16cex:commentExtensible w16cex:durableId="2942AC9D" w16cex:dateUtc="2024-01-05T21:28:00Z"/>
  <w16cex:commentExtensible w16cex:durableId="2942ADCD" w16cex:dateUtc="2024-01-05T21:33:00Z"/>
  <w16cex:commentExtensible w16cex:durableId="1E325C5A" w16cex:dateUtc="2023-12-22T13:26:00Z"/>
  <w16cex:commentExtensible w16cex:durableId="2942ADF2" w16cex:dateUtc="2024-01-05T21:33:00Z"/>
  <w16cex:commentExtensible w16cex:durableId="69903E67" w16cex:dateUtc="2023-12-22T13:30:00Z"/>
  <w16cex:commentExtensible w16cex:durableId="357FA358" w16cex:dateUtc="2023-12-22T13:31:00Z"/>
  <w16cex:commentExtensible w16cex:durableId="1EA6821E" w16cex:dateUtc="2023-12-22T13:33:00Z"/>
  <w16cex:commentExtensible w16cex:durableId="4962DFA5" w16cex:dateUtc="2023-12-22T13:35:00Z"/>
  <w16cex:commentExtensible w16cex:durableId="3E3213C7" w16cex:dateUtc="2023-12-22T13:40:00Z"/>
  <w16cex:commentExtensible w16cex:durableId="2B223C25" w16cex:dateUtc="2023-12-22T13:36:00Z"/>
  <w16cex:commentExtensible w16cex:durableId="542D6482" w16cex:dateUtc="2023-12-22T13:36:00Z"/>
  <w16cex:commentExtensible w16cex:durableId="15546A7E" w16cex:dateUtc="2023-12-22T13:36:00Z"/>
  <w16cex:commentExtensible w16cex:durableId="26E586AE" w16cex:dateUtc="2023-12-22T13:37:00Z"/>
  <w16cex:commentExtensible w16cex:durableId="2942AFF5" w16cex:dateUtc="2024-01-05T21:42:00Z"/>
  <w16cex:commentExtensible w16cex:durableId="2366C2C4" w16cex:dateUtc="2023-12-22T13:42:00Z"/>
  <w16cex:commentExtensible w16cex:durableId="486D3016" w16cex:dateUtc="2023-12-22T13:43:00Z"/>
  <w16cex:commentExtensible w16cex:durableId="2942B0B3" w16cex:dateUtc="2024-01-05T21:45:00Z"/>
  <w16cex:commentExtensible w16cex:durableId="33D2D864" w16cex:dateUtc="2023-12-22T13:43:00Z"/>
  <w16cex:commentExtensible w16cex:durableId="3112CCC2" w16cex:dateUtc="2023-12-22T13:44:00Z"/>
  <w16cex:commentExtensible w16cex:durableId="00C190C5" w16cex:dateUtc="2023-12-22T13:45:00Z"/>
  <w16cex:commentExtensible w16cex:durableId="1C82CFA4" w16cex:dateUtc="2023-12-22T13:48:00Z"/>
  <w16cex:commentExtensible w16cex:durableId="394FEDAF" w16cex:dateUtc="2023-12-22T13:50:00Z"/>
  <w16cex:commentExtensible w16cex:durableId="7EE7A569" w16cex:dateUtc="2023-12-22T13:51:00Z"/>
  <w16cex:commentExtensible w16cex:durableId="57B8EB40" w16cex:dateUtc="2023-12-22T13:52:00Z"/>
  <w16cex:commentExtensible w16cex:durableId="501284D1" w16cex:dateUtc="2023-12-22T13:53:00Z"/>
  <w16cex:commentExtensible w16cex:durableId="2F7D0D82" w16cex:dateUtc="2023-12-22T16:28:00Z"/>
  <w16cex:commentExtensible w16cex:durableId="2C47AFE2" w16cex:dateUtc="2023-12-22T16:16:00Z"/>
  <w16cex:commentExtensible w16cex:durableId="2942B1B0" w16cex:dateUtc="2024-01-05T21:49:00Z"/>
  <w16cex:commentExtensible w16cex:durableId="380EB599" w16cex:dateUtc="2023-12-22T16:17:00Z"/>
  <w16cex:commentExtensible w16cex:durableId="592DE65A" w16cex:dateUtc="2023-12-22T16:17:00Z"/>
  <w16cex:commentExtensible w16cex:durableId="02C67377" w16cex:dateUtc="2023-12-22T16:19:00Z"/>
  <w16cex:commentExtensible w16cex:durableId="33CB5C8D" w16cex:dateUtc="2023-12-22T16:20:00Z"/>
  <w16cex:commentExtensible w16cex:durableId="513B73BF" w16cex:dateUtc="2023-12-22T16:22:00Z"/>
  <w16cex:commentExtensible w16cex:durableId="2942B33A" w16cex:dateUtc="2024-01-05T21:56:00Z"/>
  <w16cex:commentExtensible w16cex:durableId="2A5D52CF" w16cex:dateUtc="2023-12-22T16:31:00Z"/>
  <w16cex:commentExtensible w16cex:durableId="23C02F5A" w16cex:dateUtc="2023-12-22T16:32:00Z"/>
  <w16cex:commentExtensible w16cex:durableId="1981A92E" w16cex:dateUtc="2023-12-22T16:33:00Z"/>
  <w16cex:commentExtensible w16cex:durableId="2942B378" w16cex:dateUtc="2024-01-05T21:57:00Z"/>
  <w16cex:commentExtensible w16cex:durableId="2942B3A5" w16cex:dateUtc="2024-01-05T21:58:00Z"/>
  <w16cex:commentExtensible w16cex:durableId="2942B499" w16cex:dateUtc="2024-01-05T22:02:00Z"/>
  <w16cex:commentExtensible w16cex:durableId="10009405" w16cex:dateUtc="2023-12-22T16:55:00Z"/>
  <w16cex:commentExtensible w16cex:durableId="437084D7" w16cex:dateUtc="2023-12-22T16:56:00Z"/>
  <w16cex:commentExtensible w16cex:durableId="2942B4F8" w16cex:dateUtc="2024-01-05T22:03:00Z"/>
  <w16cex:commentExtensible w16cex:durableId="56833284" w16cex:dateUtc="2023-12-22T16:58:00Z"/>
  <w16cex:commentExtensible w16cex:durableId="60486AAD" w16cex:dateUtc="2023-12-22T17:04:00Z"/>
  <w16cex:commentExtensible w16cex:durableId="2942B5A9" w16cex:dateUtc="2024-01-05T22:06:00Z"/>
  <w16cex:commentExtensible w16cex:durableId="5E71D4BB" w16cex:dateUtc="2023-12-22T17:06:00Z"/>
  <w16cex:commentExtensible w16cex:durableId="56C91DE1" w16cex:dateUtc="2023-12-22T17:07:00Z"/>
  <w16cex:commentExtensible w16cex:durableId="74EA04B9" w16cex:dateUtc="2023-12-22T17:08:00Z"/>
  <w16cex:commentExtensible w16cex:durableId="51A2D0D6" w16cex:dateUtc="2023-12-22T17:08:00Z"/>
  <w16cex:commentExtensible w16cex:durableId="1CFFDFAE" w16cex:dateUtc="2023-12-22T17:14:00Z"/>
  <w16cex:commentExtensible w16cex:durableId="52D3FCC0" w16cex:dateUtc="2023-12-22T17:16:00Z"/>
  <w16cex:commentExtensible w16cex:durableId="04AA0C8C" w16cex:dateUtc="2023-12-22T17:17:00Z"/>
  <w16cex:commentExtensible w16cex:durableId="2969A943" w16cex:dateUtc="2023-12-22T17:12:00Z"/>
  <w16cex:commentExtensible w16cex:durableId="3C1AF65D" w16cex:dateUtc="2023-12-22T17:1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8807134" w16cid:durableId="2942A356"/>
  <w16cid:commentId w16cid:paraId="154C16FF" w16cid:durableId="1BF11A11"/>
  <w16cid:commentId w16cid:paraId="2A8C1075" w16cid:durableId="29429935"/>
  <w16cid:commentId w16cid:paraId="506368E7" w16cid:durableId="66F370FB"/>
  <w16cid:commentId w16cid:paraId="0EFDD238" w16cid:durableId="63D99AAC"/>
  <w16cid:commentId w16cid:paraId="6C2B5977" w16cid:durableId="294299CA"/>
  <w16cid:commentId w16cid:paraId="5DE3152E" w16cid:durableId="5C038FC9"/>
  <w16cid:commentId w16cid:paraId="78BAFB65" w16cid:durableId="6705C515"/>
  <w16cid:commentId w16cid:paraId="62AEB6F4" w16cid:durableId="29429ABC"/>
  <w16cid:commentId w16cid:paraId="6A1FB510" w16cid:durableId="47CDF141"/>
  <w16cid:commentId w16cid:paraId="37024685" w16cid:durableId="29429B00"/>
  <w16cid:commentId w16cid:paraId="4065E384" w16cid:durableId="3AEC4C05"/>
  <w16cid:commentId w16cid:paraId="7B101938" w16cid:durableId="1CFF25E9"/>
  <w16cid:commentId w16cid:paraId="7413EE87" w16cid:durableId="29429B91"/>
  <w16cid:commentId w16cid:paraId="1A7ABF70" w16cid:durableId="29429E64"/>
  <w16cid:commentId w16cid:paraId="4EA30DF3" w16cid:durableId="29429BDE"/>
  <w16cid:commentId w16cid:paraId="06141247" w16cid:durableId="79EB60BD"/>
  <w16cid:commentId w16cid:paraId="7DF82319" w16cid:durableId="29429CDA"/>
  <w16cid:commentId w16cid:paraId="7732E89B" w16cid:durableId="29429D7B"/>
  <w16cid:commentId w16cid:paraId="2B6B3676" w16cid:durableId="29429DFA"/>
  <w16cid:commentId w16cid:paraId="18EA0F41" w16cid:durableId="54F2ACE3"/>
  <w16cid:commentId w16cid:paraId="0D16D7F0" w16cid:durableId="13E3E40A"/>
  <w16cid:commentId w16cid:paraId="6B686ECD" w16cid:durableId="1904263C"/>
  <w16cid:commentId w16cid:paraId="74E2AB13" w16cid:durableId="29429E3B"/>
  <w16cid:commentId w16cid:paraId="7CA2A2A6" w16cid:durableId="29429FEC"/>
  <w16cid:commentId w16cid:paraId="3F2C2FD1" w16cid:durableId="1675B2FC"/>
  <w16cid:commentId w16cid:paraId="5A2BAD95" w16cid:durableId="4CCF75B7"/>
  <w16cid:commentId w16cid:paraId="285A8C89" w16cid:durableId="29429F47"/>
  <w16cid:commentId w16cid:paraId="1725CE76" w16cid:durableId="29429F76"/>
  <w16cid:commentId w16cid:paraId="13F753C0" w16cid:durableId="2942A24D"/>
  <w16cid:commentId w16cid:paraId="119CAC57" w16cid:durableId="29429FBD"/>
  <w16cid:commentId w16cid:paraId="68C0A7CF" w16cid:durableId="2942A10D"/>
  <w16cid:commentId w16cid:paraId="12DC2B5F" w16cid:durableId="2942A171"/>
  <w16cid:commentId w16cid:paraId="5AC64212" w16cid:durableId="40BE0B50"/>
  <w16cid:commentId w16cid:paraId="2E30B734" w16cid:durableId="2942A1D8"/>
  <w16cid:commentId w16cid:paraId="603FCE66" w16cid:durableId="3B590522"/>
  <w16cid:commentId w16cid:paraId="385DB7EC" w16cid:durableId="2942A292"/>
  <w16cid:commentId w16cid:paraId="54F9C734" w16cid:durableId="2942A260"/>
  <w16cid:commentId w16cid:paraId="57387954" w16cid:durableId="58CCA04C"/>
  <w16cid:commentId w16cid:paraId="09A54D47" w16cid:durableId="2942A2E6"/>
  <w16cid:commentId w16cid:paraId="50E29D56" w16cid:durableId="17D66DF6"/>
  <w16cid:commentId w16cid:paraId="6FFF2876" w16cid:durableId="2942A301"/>
  <w16cid:commentId w16cid:paraId="121F9BE9" w16cid:durableId="0752E1F8"/>
  <w16cid:commentId w16cid:paraId="191DCBAB" w16cid:durableId="5CD2B64A"/>
  <w16cid:commentId w16cid:paraId="29D388A4" w16cid:durableId="79F66227"/>
  <w16cid:commentId w16cid:paraId="21988336" w16cid:durableId="0EFCA302"/>
  <w16cid:commentId w16cid:paraId="56CF21D8" w16cid:durableId="2942A3B0"/>
  <w16cid:commentId w16cid:paraId="0206B1D3" w16cid:durableId="2942A3F7"/>
  <w16cid:commentId w16cid:paraId="304F756A" w16cid:durableId="0CAD4BA6"/>
  <w16cid:commentId w16cid:paraId="0432EDF0" w16cid:durableId="262ED1AB"/>
  <w16cid:commentId w16cid:paraId="37957859" w16cid:durableId="2942A83E"/>
  <w16cid:commentId w16cid:paraId="582794E8" w16cid:durableId="3ACCE870"/>
  <w16cid:commentId w16cid:paraId="286DE347" w16cid:durableId="2942A44C"/>
  <w16cid:commentId w16cid:paraId="6ABC77C4" w16cid:durableId="2942A522"/>
  <w16cid:commentId w16cid:paraId="543D87B4" w16cid:durableId="46826702"/>
  <w16cid:commentId w16cid:paraId="1704CE95" w16cid:durableId="2942A555"/>
  <w16cid:commentId w16cid:paraId="50F1DED0" w16cid:durableId="649E260A"/>
  <w16cid:commentId w16cid:paraId="4F47C166" w16cid:durableId="2942A5CF"/>
  <w16cid:commentId w16cid:paraId="28679A7C" w16cid:durableId="6DAC0374"/>
  <w16cid:commentId w16cid:paraId="6D3F6DAF" w16cid:durableId="2942A601"/>
  <w16cid:commentId w16cid:paraId="001412B3" w16cid:durableId="2942A67E"/>
  <w16cid:commentId w16cid:paraId="70720A93" w16cid:durableId="2942A6E6"/>
  <w16cid:commentId w16cid:paraId="305740F3" w16cid:durableId="74B1F462"/>
  <w16cid:commentId w16cid:paraId="63356267" w16cid:durableId="2942A828"/>
  <w16cid:commentId w16cid:paraId="373BB2B0" w16cid:durableId="2942A7E6"/>
  <w16cid:commentId w16cid:paraId="6EB14D32" w16cid:durableId="2B4A8A08"/>
  <w16cid:commentId w16cid:paraId="16DE52B0" w16cid:durableId="2942A94F"/>
  <w16cid:commentId w16cid:paraId="4A5291BC" w16cid:durableId="2942A980"/>
  <w16cid:commentId w16cid:paraId="61409B8A" w16cid:durableId="0A6F25A3"/>
  <w16cid:commentId w16cid:paraId="187C07A3" w16cid:durableId="2942A9F1"/>
  <w16cid:commentId w16cid:paraId="5086CCF6" w16cid:durableId="66F3CE6F"/>
  <w16cid:commentId w16cid:paraId="221E6C7B" w16cid:durableId="07E00216"/>
  <w16cid:commentId w16cid:paraId="4E8C1B9B" w16cid:durableId="017FED6C"/>
  <w16cid:commentId w16cid:paraId="65C8CC84" w16cid:durableId="76CD5477"/>
  <w16cid:commentId w16cid:paraId="66C131C8" w16cid:durableId="2942AB02"/>
  <w16cid:commentId w16cid:paraId="3DA133C2" w16cid:durableId="2942AB1A"/>
  <w16cid:commentId w16cid:paraId="794A6A91" w16cid:durableId="143D688A"/>
  <w16cid:commentId w16cid:paraId="260C3953" w16cid:durableId="2942AB7C"/>
  <w16cid:commentId w16cid:paraId="2F9A39B7" w16cid:durableId="6E3B159E"/>
  <w16cid:commentId w16cid:paraId="7EAE54B2" w16cid:durableId="0F327F3C"/>
  <w16cid:commentId w16cid:paraId="217E85B2" w16cid:durableId="21C5EDEE"/>
  <w16cid:commentId w16cid:paraId="59970333" w16cid:durableId="2942AC06"/>
  <w16cid:commentId w16cid:paraId="15A6E257" w16cid:durableId="4E5E5496"/>
  <w16cid:commentId w16cid:paraId="38A88994" w16cid:durableId="7CBB9244"/>
  <w16cid:commentId w16cid:paraId="5C874F12" w16cid:durableId="1ECD76AA"/>
  <w16cid:commentId w16cid:paraId="461E917E" w16cid:durableId="2942AC9D"/>
  <w16cid:commentId w16cid:paraId="6BE48396" w16cid:durableId="2942ADCD"/>
  <w16cid:commentId w16cid:paraId="6D3F9551" w16cid:durableId="1E325C5A"/>
  <w16cid:commentId w16cid:paraId="650DBE79" w16cid:durableId="2942ADF2"/>
  <w16cid:commentId w16cid:paraId="32BCC674" w16cid:durableId="69903E67"/>
  <w16cid:commentId w16cid:paraId="204B25B7" w16cid:durableId="357FA358"/>
  <w16cid:commentId w16cid:paraId="2D8C3F04" w16cid:durableId="1EA6821E"/>
  <w16cid:commentId w16cid:paraId="3CF3CAD9" w16cid:durableId="4962DFA5"/>
  <w16cid:commentId w16cid:paraId="346D2052" w16cid:durableId="3E3213C7"/>
  <w16cid:commentId w16cid:paraId="5EF26B9D" w16cid:durableId="2B223C25"/>
  <w16cid:commentId w16cid:paraId="43763AF1" w16cid:durableId="542D6482"/>
  <w16cid:commentId w16cid:paraId="1BB94171" w16cid:durableId="15546A7E"/>
  <w16cid:commentId w16cid:paraId="0028F200" w16cid:durableId="26E586AE"/>
  <w16cid:commentId w16cid:paraId="3B52898E" w16cid:durableId="2942AFF5"/>
  <w16cid:commentId w16cid:paraId="5E373018" w16cid:durableId="2366C2C4"/>
  <w16cid:commentId w16cid:paraId="75B282DC" w16cid:durableId="486D3016"/>
  <w16cid:commentId w16cid:paraId="6BC1AA96" w16cid:durableId="2942B0B3"/>
  <w16cid:commentId w16cid:paraId="12A0DC9A" w16cid:durableId="33D2D864"/>
  <w16cid:commentId w16cid:paraId="048CAAED" w16cid:durableId="3112CCC2"/>
  <w16cid:commentId w16cid:paraId="5B5E228F" w16cid:durableId="00C190C5"/>
  <w16cid:commentId w16cid:paraId="453D385D" w16cid:durableId="1C82CFA4"/>
  <w16cid:commentId w16cid:paraId="35E31BD8" w16cid:durableId="394FEDAF"/>
  <w16cid:commentId w16cid:paraId="059CE08C" w16cid:durableId="7EE7A569"/>
  <w16cid:commentId w16cid:paraId="09F1810D" w16cid:durableId="57B8EB40"/>
  <w16cid:commentId w16cid:paraId="0A0D26E1" w16cid:durableId="501284D1"/>
  <w16cid:commentId w16cid:paraId="2EC2E225" w16cid:durableId="2F7D0D82"/>
  <w16cid:commentId w16cid:paraId="0AD05528" w16cid:durableId="2C47AFE2"/>
  <w16cid:commentId w16cid:paraId="004EDFAD" w16cid:durableId="2942B1B0"/>
  <w16cid:commentId w16cid:paraId="4C25D3B3" w16cid:durableId="380EB599"/>
  <w16cid:commentId w16cid:paraId="0B2847C1" w16cid:durableId="592DE65A"/>
  <w16cid:commentId w16cid:paraId="1CCBC35A" w16cid:durableId="02C67377"/>
  <w16cid:commentId w16cid:paraId="57A54676" w16cid:durableId="33CB5C8D"/>
  <w16cid:commentId w16cid:paraId="3B8FD352" w16cid:durableId="513B73BF"/>
  <w16cid:commentId w16cid:paraId="57CF1013" w16cid:durableId="2942B33A"/>
  <w16cid:commentId w16cid:paraId="24282D8B" w16cid:durableId="2A5D52CF"/>
  <w16cid:commentId w16cid:paraId="660D28EB" w16cid:durableId="23C02F5A"/>
  <w16cid:commentId w16cid:paraId="40616C5C" w16cid:durableId="1981A92E"/>
  <w16cid:commentId w16cid:paraId="537D7D1E" w16cid:durableId="2942B378"/>
  <w16cid:commentId w16cid:paraId="7A0B9410" w16cid:durableId="2942B3A5"/>
  <w16cid:commentId w16cid:paraId="0C30BE3A" w16cid:durableId="2942B499"/>
  <w16cid:commentId w16cid:paraId="6322BC63" w16cid:durableId="10009405"/>
  <w16cid:commentId w16cid:paraId="3767547F" w16cid:durableId="437084D7"/>
  <w16cid:commentId w16cid:paraId="64FB23EA" w16cid:durableId="2942B4F8"/>
  <w16cid:commentId w16cid:paraId="1A3E4C4A" w16cid:durableId="56833284"/>
  <w16cid:commentId w16cid:paraId="7BF74598" w16cid:durableId="60486AAD"/>
  <w16cid:commentId w16cid:paraId="6723A2B1" w16cid:durableId="2942B5A9"/>
  <w16cid:commentId w16cid:paraId="0589D837" w16cid:durableId="5E71D4BB"/>
  <w16cid:commentId w16cid:paraId="3C18CFB1" w16cid:durableId="56C91DE1"/>
  <w16cid:commentId w16cid:paraId="2EF36ED5" w16cid:durableId="74EA04B9"/>
  <w16cid:commentId w16cid:paraId="7F6B7D85" w16cid:durableId="51A2D0D6"/>
  <w16cid:commentId w16cid:paraId="01BE5847" w16cid:durableId="1CFFDFAE"/>
  <w16cid:commentId w16cid:paraId="3F84FE89" w16cid:durableId="52D3FCC0"/>
  <w16cid:commentId w16cid:paraId="06A60762" w16cid:durableId="04AA0C8C"/>
  <w16cid:commentId w16cid:paraId="117AF179" w16cid:durableId="2969A943"/>
  <w16cid:commentId w16cid:paraId="543B8E05" w16cid:durableId="3C1AF65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E855D2" w14:textId="77777777" w:rsidR="005C5BA6" w:rsidRDefault="005C5BA6" w:rsidP="003155F0">
      <w:pPr>
        <w:spacing w:after="0" w:line="240" w:lineRule="auto"/>
      </w:pPr>
      <w:r>
        <w:separator/>
      </w:r>
    </w:p>
  </w:endnote>
  <w:endnote w:type="continuationSeparator" w:id="0">
    <w:p w14:paraId="78F72D67" w14:textId="77777777" w:rsidR="005C5BA6" w:rsidRDefault="005C5BA6" w:rsidP="003155F0">
      <w:pPr>
        <w:spacing w:after="0" w:line="240" w:lineRule="auto"/>
      </w:pPr>
      <w:r>
        <w:continuationSeparator/>
      </w:r>
    </w:p>
  </w:endnote>
  <w:endnote w:id="1">
    <w:p w14:paraId="4A20AFD1" w14:textId="03910B94" w:rsidR="005923F5" w:rsidRPr="00597D96" w:rsidRDefault="00833591" w:rsidP="00073AF9">
      <w:pPr>
        <w:pStyle w:val="Notedefin"/>
        <w:spacing w:line="276" w:lineRule="auto"/>
        <w:jc w:val="both"/>
        <w:rPr>
          <w:lang w:val="en-US"/>
          <w:rPrChange w:id="17" w:author="Lopez, Maël" w:date="2023-12-22T05:44:00Z">
            <w:rPr/>
          </w:rPrChange>
        </w:rPr>
      </w:pPr>
      <w:r>
        <w:rPr>
          <w:rStyle w:val="Appeldenotedefin"/>
        </w:rPr>
        <w:endnoteRef/>
      </w:r>
      <w:r w:rsidRPr="00597D96">
        <w:rPr>
          <w:lang w:val="en-US"/>
          <w:rPrChange w:id="18" w:author="Lopez, Maël" w:date="2023-12-22T05:44:00Z">
            <w:rPr/>
          </w:rPrChange>
        </w:rPr>
        <w:t xml:space="preserve"> </w:t>
      </w:r>
      <w:r>
        <w:fldChar w:fldCharType="begin"/>
      </w:r>
      <w:r w:rsidR="005923F5" w:rsidRPr="00597D96">
        <w:rPr>
          <w:lang w:val="en-US"/>
          <w:rPrChange w:id="19" w:author="Lopez, Maël" w:date="2023-12-22T05:44:00Z">
            <w:rPr/>
          </w:rPrChange>
        </w:rPr>
        <w:instrText xml:space="preserve"> ADDIN ZOTERO_ITEM CSL_CITATION {"citationID":"r3A4OZ1n","properties":{"formattedCitation":"Vincent Gareton, Marc Gervais, et Rainer Heger, \\uc0\\u171{}\\uc0\\u160{}Acoustic Design and Testing of the Eurocopter EC145T2 and EC175B \\uc0\\u8211{} a Harmonized Franco-German Approach\\uc0\\u160{}\\uc0\\u187{}, s.\\uc0\\u160{}d.","plainCitation":"Vincent Gareton, Marc Gervais, et Rainer Heger, « Acoustic Design and Testing of the Eurocopter EC145T2 and EC175B – a Harmonized Franco-German Approach », s. d.","noteIndex":1},"citationItems":[{"id":467,"uris":["http://zotero.org/users/12361571/items/STJ85U8F"],"itemData":{"id":467,"type":"article-journal","language":"en","source":"Zotero","title":"Acoustic Design and Testing of the Eurocopter EC145T2 and EC175B – a harmonized Franco-German Approach","author":[{"family":"Gareton","given":"Vincent"},{"family":"Gervais","given":"Marc"},{"family":"Heger","given":"Rainer"}]}}],"schema":"https://github.com/citation-style-language/schema/raw/master/csl-citation.json"} </w:instrText>
      </w:r>
      <w:r>
        <w:fldChar w:fldCharType="separate"/>
      </w:r>
      <w:r w:rsidR="005923F5" w:rsidRPr="00597D96">
        <w:rPr>
          <w:rFonts w:ascii="Calibri" w:hAnsi="Calibri" w:cs="Calibri"/>
          <w:kern w:val="0"/>
          <w:szCs w:val="24"/>
          <w:lang w:val="en-US"/>
          <w:rPrChange w:id="20" w:author="Lopez, Maël" w:date="2023-12-22T05:44:00Z">
            <w:rPr>
              <w:rFonts w:ascii="Calibri" w:hAnsi="Calibri" w:cs="Calibri"/>
              <w:kern w:val="0"/>
              <w:szCs w:val="24"/>
            </w:rPr>
          </w:rPrChange>
        </w:rPr>
        <w:t>Vincent Gareton, Marc Gervais, et Rainer Heger, « Acoustic Design and Testing of the Eurocopter EC145T2 and EC175B – a Harmonized Franco-German Approach », s. d.</w:t>
      </w:r>
      <w:r>
        <w:fldChar w:fldCharType="end"/>
      </w:r>
    </w:p>
  </w:endnote>
  <w:endnote w:id="2">
    <w:p w14:paraId="6C496FD5" w14:textId="19E50F84" w:rsidR="005923F5" w:rsidRPr="00597D96" w:rsidRDefault="00BC0238" w:rsidP="00073AF9">
      <w:pPr>
        <w:pStyle w:val="Notedefin"/>
        <w:spacing w:line="276" w:lineRule="auto"/>
        <w:jc w:val="both"/>
        <w:rPr>
          <w:color w:val="0563C1" w:themeColor="hyperlink"/>
          <w:u w:val="single"/>
          <w:lang w:val="en-US"/>
          <w:rPrChange w:id="46" w:author="Lopez, Maël" w:date="2023-12-22T05:44:00Z">
            <w:rPr>
              <w:color w:val="0563C1" w:themeColor="hyperlink"/>
              <w:u w:val="single"/>
            </w:rPr>
          </w:rPrChange>
        </w:rPr>
      </w:pPr>
      <w:r>
        <w:rPr>
          <w:rStyle w:val="Appeldenotedefin"/>
        </w:rPr>
        <w:endnoteRef/>
      </w:r>
      <w:r w:rsidRPr="00597D96">
        <w:rPr>
          <w:lang w:val="en-US"/>
          <w:rPrChange w:id="47" w:author="Lopez, Maël" w:date="2023-12-22T05:44:00Z">
            <w:rPr/>
          </w:rPrChange>
        </w:rPr>
        <w:t xml:space="preserve"> </w:t>
      </w:r>
      <w:r>
        <w:fldChar w:fldCharType="begin"/>
      </w:r>
      <w:r w:rsidRPr="00597D96">
        <w:rPr>
          <w:lang w:val="en-US"/>
          <w:rPrChange w:id="48" w:author="Lopez, Maël" w:date="2023-12-22T05:44:00Z">
            <w:rPr/>
          </w:rPrChange>
        </w:rPr>
        <w:instrText>HYPERLINK "https://spaceandscience.fr/fr/blog/helicopter-noise-study"</w:instrText>
      </w:r>
      <w:r>
        <w:fldChar w:fldCharType="separate"/>
      </w:r>
      <w:r w:rsidRPr="00597D96">
        <w:rPr>
          <w:rStyle w:val="Lienhypertexte"/>
          <w:lang w:val="en-US"/>
          <w:rPrChange w:id="49" w:author="Lopez, Maël" w:date="2023-12-22T05:44:00Z">
            <w:rPr>
              <w:rStyle w:val="Lienhypertexte"/>
            </w:rPr>
          </w:rPrChange>
        </w:rPr>
        <w:t>https://spaceandscience.fr/fr/blog/helicopter-noise-study</w:t>
      </w:r>
      <w:r>
        <w:rPr>
          <w:rStyle w:val="Lienhypertexte"/>
        </w:rPr>
        <w:fldChar w:fldCharType="end"/>
      </w:r>
    </w:p>
  </w:endnote>
  <w:endnote w:id="3">
    <w:p w14:paraId="31569E4C" w14:textId="63038A7F" w:rsidR="005923F5" w:rsidRPr="00597D96" w:rsidRDefault="00972B85" w:rsidP="00073AF9">
      <w:pPr>
        <w:pStyle w:val="Notedefin"/>
        <w:spacing w:line="276" w:lineRule="auto"/>
        <w:jc w:val="both"/>
        <w:rPr>
          <w:lang w:val="en-US"/>
          <w:rPrChange w:id="65" w:author="Lopez, Maël" w:date="2023-12-22T05:44:00Z">
            <w:rPr/>
          </w:rPrChange>
        </w:rPr>
      </w:pPr>
      <w:r>
        <w:rPr>
          <w:rStyle w:val="Appeldenotedefin"/>
        </w:rPr>
        <w:endnoteRef/>
      </w:r>
      <w:r w:rsidRPr="00597D96">
        <w:rPr>
          <w:lang w:val="en-US"/>
          <w:rPrChange w:id="66" w:author="Lopez, Maël" w:date="2023-12-22T05:44:00Z">
            <w:rPr/>
          </w:rPrChange>
        </w:rPr>
        <w:t xml:space="preserve"> </w:t>
      </w:r>
      <w:r>
        <w:fldChar w:fldCharType="begin"/>
      </w:r>
      <w:r w:rsidR="005923F5" w:rsidRPr="00597D96">
        <w:rPr>
          <w:lang w:val="en-US"/>
          <w:rPrChange w:id="67" w:author="Lopez, Maël" w:date="2023-12-22T05:44:00Z">
            <w:rPr/>
          </w:rPrChange>
        </w:rPr>
        <w:instrText xml:space="preserve"> ADDIN ZOTERO_ITEM CSL_CITATION {"citationID":"u0r306z5","properties":{"formattedCitation":"Gareton, Gervais, et Heger, \\uc0\\u171{}\\uc0\\u160{}Acoustic Design and Testing of the Eurocopter EC145T2 and EC175B \\uc0\\u8211{} a Harmonized Franco-German Approach\\uc0\\u160{}\\uc0\\u187{}.","plainCitation":"Gareton, Gervais, et Heger, « Acoustic Design and Testing of the Eurocopter EC145T2 and EC175B – a Harmonized Franco-German Approach ».","noteIndex":3},"citationItems":[{"id":467,"uris":["http://zotero.org/users/12361571/items/STJ85U8F"],"itemData":{"id":467,"type":"article-journal","language":"en","source":"Zotero","title":"Acoustic Design and Testing of the Eurocopter EC145T2 and EC175B – a harmonized Franco-German Approach","author":[{"family":"Gareton","given":"Vincent"},{"family":"Gervais","given":"Marc"},{"family":"Heger","given":"Rainer"}]}}],"schema":"https://github.com/citation-style-language/schema/raw/master/csl-citation.json"} </w:instrText>
      </w:r>
      <w:r>
        <w:fldChar w:fldCharType="separate"/>
      </w:r>
      <w:r w:rsidR="005923F5" w:rsidRPr="00597D96">
        <w:rPr>
          <w:rFonts w:ascii="Calibri" w:hAnsi="Calibri" w:cs="Calibri"/>
          <w:kern w:val="0"/>
          <w:szCs w:val="24"/>
          <w:lang w:val="en-US"/>
          <w:rPrChange w:id="68" w:author="Lopez, Maël" w:date="2023-12-22T05:44:00Z">
            <w:rPr>
              <w:rFonts w:ascii="Calibri" w:hAnsi="Calibri" w:cs="Calibri"/>
              <w:kern w:val="0"/>
              <w:szCs w:val="24"/>
            </w:rPr>
          </w:rPrChange>
        </w:rPr>
        <w:t>Gareton, Gervais, et Heger, « Acoustic Design and Testing of the Eurocopter EC145T2 and EC175B – a Harmonized Franco-German Approach ».</w:t>
      </w:r>
      <w:r>
        <w:fldChar w:fldCharType="end"/>
      </w:r>
    </w:p>
  </w:endnote>
  <w:endnote w:id="4">
    <w:p w14:paraId="58B838D7" w14:textId="1C872058" w:rsidR="00F53DC2" w:rsidRPr="00597D96" w:rsidRDefault="00F53DC2" w:rsidP="00073AF9">
      <w:pPr>
        <w:pStyle w:val="Notedefin"/>
        <w:spacing w:line="276" w:lineRule="auto"/>
        <w:jc w:val="both"/>
        <w:rPr>
          <w:lang w:val="en-US"/>
          <w:rPrChange w:id="74" w:author="Lopez, Maël" w:date="2023-12-22T05:44:00Z">
            <w:rPr/>
          </w:rPrChange>
        </w:rPr>
      </w:pPr>
      <w:r>
        <w:rPr>
          <w:rStyle w:val="Appeldenotedefin"/>
        </w:rPr>
        <w:endnoteRef/>
      </w:r>
      <w:r w:rsidRPr="00597D96">
        <w:rPr>
          <w:lang w:val="en-US"/>
          <w:rPrChange w:id="75" w:author="Lopez, Maël" w:date="2023-12-22T05:44:00Z">
            <w:rPr/>
          </w:rPrChange>
        </w:rPr>
        <w:t xml:space="preserve"> </w:t>
      </w:r>
      <w:r>
        <w:fldChar w:fldCharType="begin"/>
      </w:r>
      <w:r w:rsidR="005923F5" w:rsidRPr="00597D96">
        <w:rPr>
          <w:lang w:val="en-US"/>
          <w:rPrChange w:id="76" w:author="Lopez, Maël" w:date="2023-12-22T05:44:00Z">
            <w:rPr/>
          </w:rPrChange>
        </w:rPr>
        <w:instrText xml:space="preserve"> ADDIN ZOTERO_ITEM CSL_CITATION {"citationID":"jOjxmYsU","properties":{"formattedCitation":"Jason R. Tomko et al., \\uc0\\u171{}\\uc0\\u160{}Experiments and Analysis of the Internal Wall Pressure of a Ducted Rotor\\uc0\\u160{}\\uc0\\u187{}, {\\i{}Journal of Sound and Vibration} 451 (juillet 2019): 84\\uc0\\u8209{}98, https://doi.org/10.1016/j.jsv.2018.12.026.","plainCitation":"Jason R. Tomko et al., « Experiments and Analysis of the Internal Wall Pressure of a Ducted Rotor », Journal of Sound and Vibration 451 (juillet 2019): 84</w:instrText>
      </w:r>
      <w:r w:rsidR="005923F5" w:rsidRPr="00597D96">
        <w:rPr>
          <w:rFonts w:ascii="Cambria Math" w:hAnsi="Cambria Math" w:cs="Cambria Math"/>
          <w:lang w:val="en-US"/>
          <w:rPrChange w:id="77" w:author="Lopez, Maël" w:date="2023-12-22T05:44:00Z">
            <w:rPr>
              <w:rFonts w:ascii="Cambria Math" w:hAnsi="Cambria Math" w:cs="Cambria Math"/>
            </w:rPr>
          </w:rPrChange>
        </w:rPr>
        <w:instrText>‑</w:instrText>
      </w:r>
      <w:r w:rsidR="005923F5" w:rsidRPr="00597D96">
        <w:rPr>
          <w:lang w:val="en-US"/>
          <w:rPrChange w:id="78" w:author="Lopez, Maël" w:date="2023-12-22T05:44:00Z">
            <w:rPr/>
          </w:rPrChange>
        </w:rPr>
        <w:instrText xml:space="preserve">98, https://doi.org/10.1016/j.jsv.2018.12.026.","noteIndex":4},"citationItems":[{"id":680,"uris":["http://zotero.org/users/12361571/items/BGXT2VQF"],"itemData":{"id":680,"type":"article-journal","abstract":"This article presents unsteady wall pressure measurements from a low-speed, low-solidity rotor operating in a circular duct. A circular microphone array was placed within the duct downstream of the rotor to record the unsteady surface pressure. These data were decomposed into spatial modes and then further decomposed into hydrodynamic and acoustic pressure </w:instrText>
      </w:r>
      <w:r w:rsidR="005923F5">
        <w:instrText>ﬂ</w:instrText>
      </w:r>
      <w:r w:rsidR="005923F5" w:rsidRPr="00597D96">
        <w:rPr>
          <w:lang w:val="en-US"/>
          <w:rPrChange w:id="79" w:author="Lopez, Maël" w:date="2023-12-22T05:44:00Z">
            <w:rPr/>
          </w:rPrChange>
        </w:rPr>
        <w:instrText>uctuations. The acoustic pressure was then further separated into the acoustic source function and an acoustic transfer function. The acoustic source function from the rotor compared well with a previous formulation for turbulence interaction noise. The transfer function showed a complicated relationship with frequency, with signi</w:instrText>
      </w:r>
      <w:r w:rsidR="005923F5">
        <w:instrText>ﬁ</w:instrText>
      </w:r>
      <w:r w:rsidR="005923F5" w:rsidRPr="00597D96">
        <w:rPr>
          <w:lang w:val="en-US"/>
          <w:rPrChange w:id="80" w:author="Lopez, Maël" w:date="2023-12-22T05:44:00Z">
            <w:rPr/>
          </w:rPrChange>
        </w:rPr>
        <w:instrText>cant local maxima and minima. These features of the duct acoustics were studied using a simpli</w:instrText>
      </w:r>
      <w:r w:rsidR="005923F5">
        <w:instrText>ﬁ</w:instrText>
      </w:r>
      <w:r w:rsidR="005923F5" w:rsidRPr="00597D96">
        <w:rPr>
          <w:lang w:val="en-US"/>
          <w:rPrChange w:id="81" w:author="Lopez, Maël" w:date="2023-12-22T05:44:00Z">
            <w:rPr/>
          </w:rPrChange>
        </w:rPr>
        <w:instrText xml:space="preserve">ed Green’s function type approach, using the method of images to represent the duct end effects. The simple analytical method was able to capture many of the detailed features of the measurements with qualitative agreement.","container-title":"Journal of Sound and Vibration","DOI":"10.1016/j.jsv.2018.12.026","ISSN":"0022460X","journalAbbreviation":"Journal of Sound and Vibration","language":"en","page":"84-98","source":"DOI.org (Crossref)","title":"Experiments and analysis of the internal wall pressure of a ducted rotor","volume":"451","author":[{"family":"Tomko","given":"Jason R."},{"family":"Stephens","given":"David B."},{"family":"Economon","given":"Tom"},{"family":"Morris","given":"Scott C."}],"issued":{"date-parts":[["2019",7]]}}}],"schema":"https://github.com/citation-style-language/schema/raw/master/csl-citation.json"} </w:instrText>
      </w:r>
      <w:r>
        <w:fldChar w:fldCharType="separate"/>
      </w:r>
      <w:r w:rsidR="005923F5" w:rsidRPr="00597D96">
        <w:rPr>
          <w:rFonts w:ascii="Calibri" w:hAnsi="Calibri" w:cs="Calibri"/>
          <w:kern w:val="0"/>
          <w:szCs w:val="24"/>
          <w:lang w:val="en-US"/>
          <w:rPrChange w:id="82" w:author="Lopez, Maël" w:date="2023-12-22T05:44:00Z">
            <w:rPr>
              <w:rFonts w:ascii="Calibri" w:hAnsi="Calibri" w:cs="Calibri"/>
              <w:kern w:val="0"/>
              <w:szCs w:val="24"/>
            </w:rPr>
          </w:rPrChange>
        </w:rPr>
        <w:t xml:space="preserve">Jason R. Tomko et al., « Experiments and Analysis of the Internal Wall Pressure of a Ducted Rotor », </w:t>
      </w:r>
      <w:r w:rsidR="005923F5" w:rsidRPr="00597D96">
        <w:rPr>
          <w:rFonts w:ascii="Calibri" w:hAnsi="Calibri" w:cs="Calibri"/>
          <w:i/>
          <w:iCs/>
          <w:kern w:val="0"/>
          <w:szCs w:val="24"/>
          <w:lang w:val="en-US"/>
          <w:rPrChange w:id="83" w:author="Lopez, Maël" w:date="2023-12-22T05:44:00Z">
            <w:rPr>
              <w:rFonts w:ascii="Calibri" w:hAnsi="Calibri" w:cs="Calibri"/>
              <w:i/>
              <w:iCs/>
              <w:kern w:val="0"/>
              <w:szCs w:val="24"/>
            </w:rPr>
          </w:rPrChange>
        </w:rPr>
        <w:t>Journal of Sound and Vibration</w:t>
      </w:r>
      <w:r w:rsidR="005923F5" w:rsidRPr="00597D96">
        <w:rPr>
          <w:rFonts w:ascii="Calibri" w:hAnsi="Calibri" w:cs="Calibri"/>
          <w:kern w:val="0"/>
          <w:szCs w:val="24"/>
          <w:lang w:val="en-US"/>
          <w:rPrChange w:id="84" w:author="Lopez, Maël" w:date="2023-12-22T05:44:00Z">
            <w:rPr>
              <w:rFonts w:ascii="Calibri" w:hAnsi="Calibri" w:cs="Calibri"/>
              <w:kern w:val="0"/>
              <w:szCs w:val="24"/>
            </w:rPr>
          </w:rPrChange>
        </w:rPr>
        <w:t xml:space="preserve"> 451 (juillet 2019): 84‑98, https://doi.org/10.1016/j.jsv.2018.12.026.</w:t>
      </w:r>
      <w:r>
        <w:fldChar w:fldCharType="end"/>
      </w:r>
    </w:p>
  </w:endnote>
  <w:endnote w:id="5">
    <w:p w14:paraId="739E2420" w14:textId="638B6389" w:rsidR="006E2C6F" w:rsidRDefault="006E2C6F" w:rsidP="00073AF9">
      <w:pPr>
        <w:pStyle w:val="Notedefin"/>
        <w:spacing w:line="276" w:lineRule="auto"/>
        <w:jc w:val="both"/>
      </w:pPr>
      <w:r>
        <w:rPr>
          <w:rStyle w:val="Appeldenotedefin"/>
        </w:rPr>
        <w:endnoteRef/>
      </w:r>
      <w:r>
        <w:t xml:space="preserve"> </w:t>
      </w:r>
      <w:r>
        <w:fldChar w:fldCharType="begin"/>
      </w:r>
      <w:r w:rsidR="005923F5">
        <w:instrText xml:space="preserve"> ADDIN ZOTERO_ITEM CSL_CITATION {"citationID":"iozDSUby","properties":{"formattedCitation":"Tomko et al.","plainCitation":"Tomko et al.","noteIndex":5},"citationItems":[{"id":680,"uris":["http://zotero.org/users/12361571/items/BGXT2VQF"],"itemData":{"id":680,"type":"article-journal","abstract":"This article presents unsteady wall pressure measurements from a low-speed, low-solidity rotor operating in a circular duct. A circular microphone array was placed within the duct downstream of the rotor to record the unsteady surface pressure. These data were decomposed into spatial modes and then further decomposed into hydrodynamic and acoustic pressure ﬂuctuations. The acoustic pressure was then further separated into the acoustic source function and an acoustic transfer function. The acoustic source function from the rotor compared well with a previous formulation for turbulence interaction noise. The transfer function showed a complicated relationship with frequency, with signiﬁcant local maxima and minima. These features of the duct acoustics were studied using a simpliﬁed Green’s function type approach, using the method of images to represent the duct end effects. The simple analytical method was able to capture many of the detailed features of the measurements with qualitative agreement.","container-title":"Journal of Sound and Vibration","DOI":"10.1016/j.jsv.2018.12.026","ISSN":"0022460X","journalAbbreviation":"Journal of Sound and Vibration","language":"en","page":"84-98","source":"DOI.org (Crossref)","title":"Experiments and analysis of the internal wall pressure of a ducted rotor","volume":"451","author":[{"family":"Tomko","given":"Jason R."},{"family":"Stephens","given":"David B."},{"family":"Economon","given":"Tom"},{"family":"Morris","given":"Scott C."}],"issued":{"date-parts":[["2019",7]]}}}],"schema":"https://github.com/citation-style-language/schema/raw/master/csl-citation.json"} </w:instrText>
      </w:r>
      <w:r>
        <w:fldChar w:fldCharType="separate"/>
      </w:r>
      <w:r w:rsidR="005923F5" w:rsidRPr="005923F5">
        <w:rPr>
          <w:rFonts w:ascii="Calibri" w:hAnsi="Calibri" w:cs="Calibri"/>
        </w:rPr>
        <w:t>Tomko et al.</w:t>
      </w:r>
      <w:r>
        <w:fldChar w:fldCharType="end"/>
      </w:r>
    </w:p>
  </w:endnote>
  <w:endnote w:id="6">
    <w:p w14:paraId="46A43631" w14:textId="1156B2CC" w:rsidR="00BB1D25" w:rsidRDefault="00BB1D25" w:rsidP="00073AF9">
      <w:pPr>
        <w:pStyle w:val="Notedefin"/>
        <w:spacing w:line="276" w:lineRule="auto"/>
        <w:jc w:val="both"/>
      </w:pPr>
      <w:r>
        <w:rPr>
          <w:rStyle w:val="Appeldenotedefin"/>
        </w:rPr>
        <w:endnoteRef/>
      </w:r>
      <w:r>
        <w:t xml:space="preserve"> </w:t>
      </w:r>
      <w:r>
        <w:fldChar w:fldCharType="begin"/>
      </w:r>
      <w:r w:rsidR="005923F5">
        <w:instrText xml:space="preserve"> ADDIN ZOTERO_ITEM CSL_CITATION {"citationID":"sxPbw53n","properties":{"formattedCitation":"Jae Hun You, Christian Breitsamter, et Rainer Heger, \\uc0\\u171{}\\uc0\\u160{}Numerical Investigations of Fenestron\\super TM\\nosupersub{} Noise Characteristics Using a Hybrid Method\\uc0\\u160{}\\uc0\\u187{}, {\\i{}CEAS Aeronautical Journal} 7, n\\super o\\nosupersub{} 2 (juin 2016): 185\\uc0\\u8209{}207, https://doi.org/10.1007/s13272-015-0180-1.","plainCitation":"Jae Hun You, Christian Breitsamter, et Rainer Heger, « Numerical Investigations of FenestronTM Noise Characteristics Using a Hybrid Method », CEAS Aeronautical Journal 7, no 2 (juin 2016): 185</w:instrText>
      </w:r>
      <w:r w:rsidR="005923F5">
        <w:rPr>
          <w:rFonts w:ascii="Cambria Math" w:hAnsi="Cambria Math" w:cs="Cambria Math"/>
        </w:rPr>
        <w:instrText>‑</w:instrText>
      </w:r>
      <w:r w:rsidR="005923F5">
        <w:instrText xml:space="preserve">207, https://doi.org/10.1007/s13272-015-0180-1.","noteIndex":6},"citationItems":[{"id":473,"uris":["http://zotero.org/users/12361571/items/8W4K8VVH"],"itemData":{"id":473,"type":"article-journal","container-title":"CEAS Aeronautical Journal","DOI":"10.1007/s13272-015-0180-1","ISSN":"1869-5582, 1869-5590","issue":"2","journalAbbreviation":"CEAS Aeronaut J","language":"en","page":"185-207","source":"DOI.org (Crossref)","title":"Numerical investigations of Fenestron™ noise characteristics using a hybrid method","volume":"7","author":[{"family":"You","given":"Jae Hun"},{"family":"Breitsamter","given":"Christian"},{"family":"Heger","given":"Rainer"}],"issued":{"date-parts":[["2016",6]]}}}],"schema":"https://github.com/citation-style-language/schema/raw/master/csl-citation.json"} </w:instrText>
      </w:r>
      <w:r>
        <w:fldChar w:fldCharType="separate"/>
      </w:r>
      <w:r w:rsidR="005923F5" w:rsidRPr="005923F5">
        <w:rPr>
          <w:rFonts w:ascii="Calibri" w:hAnsi="Calibri" w:cs="Calibri"/>
          <w:kern w:val="0"/>
          <w:szCs w:val="24"/>
        </w:rPr>
        <w:t>Jae Hun You, Christian Breitsamter, et Rainer Heger, « Numerical Investigations of Fenestron</w:t>
      </w:r>
      <w:r w:rsidR="005923F5" w:rsidRPr="005923F5">
        <w:rPr>
          <w:rFonts w:ascii="Calibri" w:hAnsi="Calibri" w:cs="Calibri"/>
          <w:kern w:val="0"/>
          <w:szCs w:val="24"/>
          <w:vertAlign w:val="superscript"/>
        </w:rPr>
        <w:t>TM</w:t>
      </w:r>
      <w:r w:rsidR="005923F5" w:rsidRPr="005923F5">
        <w:rPr>
          <w:rFonts w:ascii="Calibri" w:hAnsi="Calibri" w:cs="Calibri"/>
          <w:kern w:val="0"/>
          <w:szCs w:val="24"/>
        </w:rPr>
        <w:t xml:space="preserve"> Noise Characteristics Using a Hybrid Method », </w:t>
      </w:r>
      <w:r w:rsidR="005923F5" w:rsidRPr="005923F5">
        <w:rPr>
          <w:rFonts w:ascii="Calibri" w:hAnsi="Calibri" w:cs="Calibri"/>
          <w:i/>
          <w:iCs/>
          <w:kern w:val="0"/>
          <w:szCs w:val="24"/>
        </w:rPr>
        <w:t>CEAS Aeronautical Journal</w:t>
      </w:r>
      <w:r w:rsidR="005923F5" w:rsidRPr="005923F5">
        <w:rPr>
          <w:rFonts w:ascii="Calibri" w:hAnsi="Calibri" w:cs="Calibri"/>
          <w:kern w:val="0"/>
          <w:szCs w:val="24"/>
        </w:rPr>
        <w:t xml:space="preserve"> 7, n</w:t>
      </w:r>
      <w:r w:rsidR="005923F5" w:rsidRPr="005923F5">
        <w:rPr>
          <w:rFonts w:ascii="Calibri" w:hAnsi="Calibri" w:cs="Calibri"/>
          <w:kern w:val="0"/>
          <w:szCs w:val="24"/>
          <w:vertAlign w:val="superscript"/>
        </w:rPr>
        <w:t>o</w:t>
      </w:r>
      <w:r w:rsidR="005923F5" w:rsidRPr="005923F5">
        <w:rPr>
          <w:rFonts w:ascii="Calibri" w:hAnsi="Calibri" w:cs="Calibri"/>
          <w:kern w:val="0"/>
          <w:szCs w:val="24"/>
        </w:rPr>
        <w:t xml:space="preserve"> 2 (juin 2016): 185‑207, https://doi.org/10.1007/s13272-015-0180-1.</w:t>
      </w:r>
      <w:r>
        <w:fldChar w:fldCharType="end"/>
      </w:r>
    </w:p>
  </w:endnote>
  <w:endnote w:id="7">
    <w:p w14:paraId="2FF0D899" w14:textId="5167C957" w:rsidR="006A1464" w:rsidRPr="00597D96" w:rsidRDefault="006A1464" w:rsidP="00073AF9">
      <w:pPr>
        <w:pStyle w:val="Notedefin"/>
        <w:spacing w:line="276" w:lineRule="auto"/>
        <w:jc w:val="both"/>
        <w:rPr>
          <w:lang w:val="en-US"/>
          <w:rPrChange w:id="92" w:author="Lopez, Maël" w:date="2023-12-22T05:44:00Z">
            <w:rPr/>
          </w:rPrChange>
        </w:rPr>
      </w:pPr>
      <w:r>
        <w:rPr>
          <w:rStyle w:val="Appeldenotedefin"/>
        </w:rPr>
        <w:endnoteRef/>
      </w:r>
      <w:r w:rsidRPr="00597D96">
        <w:rPr>
          <w:lang w:val="en-US"/>
          <w:rPrChange w:id="93" w:author="Lopez, Maël" w:date="2023-12-22T05:44:00Z">
            <w:rPr/>
          </w:rPrChange>
        </w:rPr>
        <w:t xml:space="preserve"> </w:t>
      </w:r>
      <w:r>
        <w:fldChar w:fldCharType="begin"/>
      </w:r>
      <w:r w:rsidR="005923F5" w:rsidRPr="00597D96">
        <w:rPr>
          <w:lang w:val="en-US"/>
          <w:rPrChange w:id="94" w:author="Lopez, Maël" w:date="2023-12-22T05:44:00Z">
            <w:rPr/>
          </w:rPrChange>
        </w:rPr>
        <w:instrText xml:space="preserve"> ADDIN ZOTERO_ITEM CSL_CITATION {"citationID":"f3BdxhJM","properties":{"formattedCitation":"Jose Rendon et al., \\uc0\\u171{}\\uc0\\u160{}Aeroacoustic Investigation of a Ducted Tail Rotor Using the Lattice-Boltzmann Method\\uc0\\u160{}\\uc0\\u187{}, s.\\uc0\\u160{}d.","plainCitation":"Jose Rendon et al., « Aeroacoustic Investigation of a Ducted Tail Rotor Using the Lattice-Boltzmann Method », s. d.","noteIndex":7},"citationItems":[{"id":676,"uris":["http://zotero.org/users/12361571/items/RBBSAFVC"],"itemData":{"id":676,"type":"article-journal","abstract":"The present study focuses on the aeroacoustics aspects of a ducted rotor that could be used in helicopter electrically driven tail rotor systems. These systems are axial, low-solidity rotor-stator assemblies operating in low subsonic and transitional regimes at approach. Lattice Boltzmann (LBM) simulations are performed using a variable resolution (VR) mesh strategy that yields a proper convergence after </w:instrText>
      </w:r>
      <w:r w:rsidR="005923F5" w:rsidRPr="00597D96">
        <w:rPr>
          <w:rFonts w:ascii="Cambria Math" w:hAnsi="Cambria Math" w:cs="Cambria Math"/>
          <w:lang w:val="en-US"/>
          <w:rPrChange w:id="95" w:author="Lopez, Maël" w:date="2023-12-22T05:44:00Z">
            <w:rPr>
              <w:rFonts w:ascii="Cambria Math" w:hAnsi="Cambria Math" w:cs="Cambria Math"/>
            </w:rPr>
          </w:rPrChange>
        </w:rPr>
        <w:instrText>∼</w:instrText>
      </w:r>
      <w:r w:rsidR="005923F5" w:rsidRPr="00597D96">
        <w:rPr>
          <w:lang w:val="en-US"/>
          <w:rPrChange w:id="96" w:author="Lopez, Maël" w:date="2023-12-22T05:44:00Z">
            <w:rPr/>
          </w:rPrChange>
        </w:rPr>
        <w:instrText xml:space="preserve"> 0.35 seconds. The flow behavior, far-field acoustic predictions, and directivity measurements are obtained with the LBM simulations and compared with experiments and RANS simulations done to the same tail rotor system. LBM gives closer predictions to experimentally aerodynamic properties than the RANS simulations. In addition, the direct far-field noise computations show a good overall match with experimental data.","language":"en","source":"Zotero","title":"Aeroacoustic Investigation of a Ducted Tail Rotor Using the Lattice-Boltzmann Method","author":[{"family":"Rendon","given":"Jose"},{"family":"Jaiswal","given":"Prateek"},{"family":"Sanjose","given":"Marlene"},{"family":"Pasco","given":"Yann"},{"family":"Moreau","given":"Stephane"}]}}],"schema":"https://github.com/citation-style-language/schema/raw/master/csl-citation.json"} </w:instrText>
      </w:r>
      <w:r>
        <w:fldChar w:fldCharType="separate"/>
      </w:r>
      <w:r w:rsidR="005923F5" w:rsidRPr="00597D96">
        <w:rPr>
          <w:rFonts w:ascii="Calibri" w:hAnsi="Calibri" w:cs="Calibri"/>
          <w:kern w:val="0"/>
          <w:szCs w:val="24"/>
          <w:lang w:val="en-US"/>
          <w:rPrChange w:id="97" w:author="Lopez, Maël" w:date="2023-12-22T05:44:00Z">
            <w:rPr>
              <w:rFonts w:ascii="Calibri" w:hAnsi="Calibri" w:cs="Calibri"/>
              <w:kern w:val="0"/>
              <w:szCs w:val="24"/>
            </w:rPr>
          </w:rPrChange>
        </w:rPr>
        <w:t>Jose Rendon et al., « Aeroacoustic Investigation of a Ducted Tail Rotor Using the Lattice-Boltzmann Method », s. d.</w:t>
      </w:r>
      <w:r>
        <w:fldChar w:fldCharType="end"/>
      </w:r>
    </w:p>
  </w:endnote>
  <w:endnote w:id="8">
    <w:p w14:paraId="66A73724" w14:textId="1EFFDF0A" w:rsidR="00F11A9E" w:rsidRPr="00597D96" w:rsidRDefault="00F11A9E" w:rsidP="00073AF9">
      <w:pPr>
        <w:pStyle w:val="Notedefin"/>
        <w:spacing w:line="276" w:lineRule="auto"/>
        <w:jc w:val="both"/>
        <w:rPr>
          <w:lang w:val="en-US"/>
          <w:rPrChange w:id="104" w:author="Lopez, Maël" w:date="2023-12-22T05:44:00Z">
            <w:rPr/>
          </w:rPrChange>
        </w:rPr>
      </w:pPr>
      <w:r>
        <w:rPr>
          <w:rStyle w:val="Appeldenotedefin"/>
        </w:rPr>
        <w:endnoteRef/>
      </w:r>
      <w:r w:rsidRPr="00597D96">
        <w:rPr>
          <w:lang w:val="en-US"/>
          <w:rPrChange w:id="105" w:author="Lopez, Maël" w:date="2023-12-22T05:44:00Z">
            <w:rPr/>
          </w:rPrChange>
        </w:rPr>
        <w:t xml:space="preserve"> </w:t>
      </w:r>
      <w:r>
        <w:fldChar w:fldCharType="begin"/>
      </w:r>
      <w:r w:rsidR="005923F5" w:rsidRPr="00597D96">
        <w:rPr>
          <w:lang w:val="en-US"/>
          <w:rPrChange w:id="106" w:author="Lopez, Maël" w:date="2023-12-22T05:44:00Z">
            <w:rPr/>
          </w:rPrChange>
        </w:rPr>
        <w:instrText xml:space="preserve"> ADDIN ZOTERO_ITEM CSL_CITATION {"citationID":"Q6agjEOa","properties":{"formattedCitation":"Marius Bebesel et al., \\uc0\\u171{}\\uc0\\u160{}BLUECOPTER DEMONSTRATOR \\uc0\\u8211{} AN APPROACH TO ECO-EFFICIENT HELICOPTER DESIGN\\uc0\\u160{}\\uc0\\u187{}, 2015.","plainCitation":"Marius Bebesel et al., « BLUECOPTER DEMONSTRATOR – AN APPROACH TO ECO-EFFICIENT HELICOPTER DESIGN », 2015.","noteIndex":9},"citationItems":[{"id":526,"uris":["http://zotero.org/users/12361571/items/6HD5U3AE"],"itemData":{"id":526,"type":"article-journal","abstract":"The “BLUECOPTER DEMONSTRATOR” presented in this paper has been developed to prove the feasibility of future eco-friendly helicopter concepts and to demonstrate “green” technologies in-flight. The main objectives are: • Significant reduction in CO2 emission and fuel consumption up to 40% • Noise reduction of around 10 EPNdB below ICAO §8.4.1 noise certification limits • Development of “transversal” technologies allowing for serial applications to all helicopter classes.","language":"en","source":"Zotero","title":"BLUECOPTER DEMONSTRATOR – AN APPROACH TO ECO-EFFICIENT HELICOPTER DESIGN","author":[{"family":"Bebesel","given":"Marius"},{"family":"D’Alascio","given":"Alessandro"},{"family":"Schneider","given":"Sascha"},{"family":"Guenther","given":"Sebastian"},{"family":"Vogel","given":"Florian"},{"family":"Wehle","given":"Christian"},{"family":"Schimke","given":"Dieter"}],"issued":{"date-parts":[["2015"]]}}}],"schema":"https://github.com/citation-style-language/schema/raw/master/csl-citation.json"} </w:instrText>
      </w:r>
      <w:r>
        <w:fldChar w:fldCharType="separate"/>
      </w:r>
      <w:r w:rsidR="005923F5" w:rsidRPr="00597D96">
        <w:rPr>
          <w:rFonts w:ascii="Calibri" w:hAnsi="Calibri" w:cs="Calibri"/>
          <w:kern w:val="0"/>
          <w:szCs w:val="24"/>
          <w:lang w:val="en-US"/>
          <w:rPrChange w:id="107" w:author="Lopez, Maël" w:date="2023-12-22T05:44:00Z">
            <w:rPr>
              <w:rFonts w:ascii="Calibri" w:hAnsi="Calibri" w:cs="Calibri"/>
              <w:kern w:val="0"/>
              <w:szCs w:val="24"/>
            </w:rPr>
          </w:rPrChange>
        </w:rPr>
        <w:t>Marius Bebesel et al., « BLUECOPTER DEMONSTRATOR – AN APPROACH TO ECO-EFFICIENT HELICOPTER DESIGN », 2015.</w:t>
      </w:r>
      <w:r>
        <w:fldChar w:fldCharType="end"/>
      </w:r>
    </w:p>
  </w:endnote>
  <w:endnote w:id="9">
    <w:p w14:paraId="37FB56FD" w14:textId="5025DB0A" w:rsidR="00F11A9E" w:rsidRDefault="00F11A9E" w:rsidP="00073AF9">
      <w:pPr>
        <w:pStyle w:val="Notedefin"/>
        <w:spacing w:line="276" w:lineRule="auto"/>
        <w:jc w:val="both"/>
      </w:pPr>
      <w:r>
        <w:rPr>
          <w:rStyle w:val="Appeldenotedefin"/>
        </w:rPr>
        <w:endnoteRef/>
      </w:r>
      <w:r>
        <w:t xml:space="preserve"> </w:t>
      </w:r>
      <w:r>
        <w:fldChar w:fldCharType="begin"/>
      </w:r>
      <w:r w:rsidR="005923F5">
        <w:instrText xml:space="preserve"> ADDIN ZOTERO_ITEM CSL_CITATION {"citationID":"rmqiZDKM","properties":{"formattedCitation":"Bebesel et al.","plainCitation":"Bebesel et al.","noteIndex":10},"citationItems":[{"id":526,"uris":["http://zotero.org/users/12361571/items/6HD5U3AE"],"itemData":{"id":526,"type":"article-journal","abstract":"The “BLUECOPTER DEMONSTRATOR” presented in this paper has been developed to prove the feasibility of future eco-friendly helicopter concepts and to demonstrate “green” technologies in-flight. The main objectives are: • Significant reduction in CO2 emission and fuel consumption up to 40% • Noise reduction of around 10 EPNdB below ICAO §8.4.1 noise certification limits • Development of “transversal” technologies allowing for serial applications to all helicopter classes.","language":"en","source":"Zotero","title":"BLUECOPTER DEMONSTRATOR – AN APPROACH TO ECO-EFFICIENT HELICOPTER DESIGN","author":[{"family":"Bebesel","given":"Marius"},{"family":"D’Alascio","given":"Alessandro"},{"family":"Schneider","given":"Sascha"},{"family":"Guenther","given":"Sebastian"},{"family":"Vogel","given":"Florian"},{"family":"Wehle","given":"Christian"},{"family":"Schimke","given":"Dieter"}],"issued":{"date-parts":[["2015"]]}}}],"schema":"https://github.com/citation-style-language/schema/raw/master/csl-citation.json"} </w:instrText>
      </w:r>
      <w:r>
        <w:fldChar w:fldCharType="separate"/>
      </w:r>
      <w:r w:rsidR="005923F5" w:rsidRPr="005923F5">
        <w:rPr>
          <w:rFonts w:ascii="Calibri" w:hAnsi="Calibri" w:cs="Calibri"/>
        </w:rPr>
        <w:t>Bebesel et al.</w:t>
      </w:r>
      <w:r>
        <w:fldChar w:fldCharType="end"/>
      </w:r>
    </w:p>
  </w:endnote>
  <w:endnote w:id="10">
    <w:p w14:paraId="40450BDD" w14:textId="13B3E64A" w:rsidR="00F11A9E" w:rsidRDefault="00F11A9E" w:rsidP="00073AF9">
      <w:pPr>
        <w:pStyle w:val="Notedefin"/>
        <w:spacing w:line="276" w:lineRule="auto"/>
        <w:jc w:val="both"/>
      </w:pPr>
      <w:r>
        <w:rPr>
          <w:rStyle w:val="Appeldenotedefin"/>
        </w:rPr>
        <w:endnoteRef/>
      </w:r>
      <w:r>
        <w:t xml:space="preserve"> </w:t>
      </w:r>
      <w:r>
        <w:fldChar w:fldCharType="begin"/>
      </w:r>
      <w:r w:rsidR="005923F5">
        <w:instrText xml:space="preserve"> ADDIN ZOTERO_ITEM CSL_CITATION {"citationID":"lz0ImjDE","properties":{"formattedCitation":"\\uc0\\u171{}\\uc0\\u160{}Design d\\uc0\\u8217{}un liner acoustique pour la r\\uc0\\u233{}duction de bruit du rotor Fenestron\\uc0\\u160{}\\uc0\\u187{}, s.\\uc0\\u160{}d.","plainCitation":"« Design d’un liner acoustique pour la réduction de bruit du rotor Fenestron », s. d.","noteIndex":11},"citationItems":[{"id":300,"uris":["http://zotero.org/users/12361571/items/RH2HGX8V"],"itemData":{"id":300,"type":"document","title":"Design d'un liner acoustique pour la réduction de bruit du rotor Fenestron"}}],"schema":"https://github.com/citation-style-language/schema/raw/master/csl-citation.json"} </w:instrText>
      </w:r>
      <w:r>
        <w:fldChar w:fldCharType="separate"/>
      </w:r>
      <w:r w:rsidR="005923F5" w:rsidRPr="005923F5">
        <w:rPr>
          <w:rFonts w:ascii="Calibri" w:hAnsi="Calibri" w:cs="Calibri"/>
          <w:kern w:val="0"/>
          <w:szCs w:val="24"/>
        </w:rPr>
        <w:t>« Design d’un liner acoustique pour la réduction de bruit du rotor Fenestron », s. d.</w:t>
      </w:r>
      <w:r>
        <w:fldChar w:fldCharType="end"/>
      </w:r>
    </w:p>
  </w:endnote>
  <w:endnote w:id="11">
    <w:p w14:paraId="35126ABA" w14:textId="11915DE1" w:rsidR="004B4FD8" w:rsidRPr="00597D96" w:rsidRDefault="004B4FD8" w:rsidP="00073AF9">
      <w:pPr>
        <w:pStyle w:val="Notedefin"/>
        <w:spacing w:line="276" w:lineRule="auto"/>
        <w:jc w:val="both"/>
        <w:rPr>
          <w:lang w:val="en-US"/>
          <w:rPrChange w:id="118" w:author="Lopez, Maël" w:date="2023-12-22T05:44:00Z">
            <w:rPr/>
          </w:rPrChange>
        </w:rPr>
      </w:pPr>
      <w:r>
        <w:rPr>
          <w:rStyle w:val="Appeldenotedefin"/>
        </w:rPr>
        <w:endnoteRef/>
      </w:r>
      <w:r w:rsidRPr="00597D96">
        <w:rPr>
          <w:lang w:val="en-US"/>
          <w:rPrChange w:id="119" w:author="Lopez, Maël" w:date="2023-12-22T05:44:00Z">
            <w:rPr/>
          </w:rPrChange>
        </w:rPr>
        <w:t xml:space="preserve"> </w:t>
      </w:r>
      <w:r w:rsidRPr="00597D96">
        <w:rPr>
          <w:lang w:val="en-US"/>
          <w:rPrChange w:id="120" w:author="Lopez, Maël" w:date="2023-12-22T05:44:00Z">
            <w:rPr/>
          </w:rPrChange>
        </w:rPr>
        <w:t>Kameier F., „Experimentelle Untersuchung zur Entstehung und Minderung des Blattspitzen-Wirbellärms axialer Strömungsmaschinen “, 1993</w:t>
      </w:r>
    </w:p>
  </w:endnote>
  <w:endnote w:id="12">
    <w:p w14:paraId="4E0762AD" w14:textId="3787088D" w:rsidR="005946D4" w:rsidRPr="00597D96" w:rsidRDefault="005946D4" w:rsidP="00073AF9">
      <w:pPr>
        <w:pStyle w:val="Notedefin"/>
        <w:spacing w:line="276" w:lineRule="auto"/>
        <w:jc w:val="both"/>
        <w:rPr>
          <w:lang w:val="en-US"/>
          <w:rPrChange w:id="122" w:author="Lopez, Maël" w:date="2023-12-22T05:44:00Z">
            <w:rPr/>
          </w:rPrChange>
        </w:rPr>
      </w:pPr>
      <w:r>
        <w:rPr>
          <w:rStyle w:val="Appeldenotedefin"/>
        </w:rPr>
        <w:endnoteRef/>
      </w:r>
      <w:r w:rsidRPr="00597D96">
        <w:rPr>
          <w:lang w:val="en-US"/>
          <w:rPrChange w:id="123" w:author="Lopez, Maël" w:date="2023-12-22T05:44:00Z">
            <w:rPr/>
          </w:rPrChange>
        </w:rPr>
        <w:t xml:space="preserve"> </w:t>
      </w:r>
      <w:r>
        <w:fldChar w:fldCharType="begin"/>
      </w:r>
      <w:r w:rsidR="005923F5" w:rsidRPr="00597D96">
        <w:rPr>
          <w:lang w:val="en-US"/>
          <w:rPrChange w:id="124" w:author="Lopez, Maël" w:date="2023-12-22T05:44:00Z">
            <w:rPr/>
          </w:rPrChange>
        </w:rPr>
        <w:instrText xml:space="preserve"> ADDIN ZOTERO_ITEM CSL_CITATION {"citationID":"vwpqmR89","properties":{"formattedCitation":"Mehdi Khorrami, Fei Li, et Meelan Choudhari, \\uc0\\u171{}\\uc0\\u160{}A Novel Approach for Reducing Rotor Tip-Clearance Induced Noise in Turbofan Engines\\uc0\\u160{}\\uc0\\u187{}, in {\\i{}7th AIAA/CEAS Aeroacoustics Conference and Exhibit} (7th AIAA/CEAS Aeroacoustics Conference and Exhibit, Maastricht,Netherlands: American Institute of Aeronautics and Astronautics, 2001), https://doi.org/10.2514/6.2001-2148.","plainCitation":"Mehdi Khorrami, Fei Li, et Meelan Choudhari, « A Novel Approach for Reducing Rotor Tip-Clearance Induced Noise in Turbofan Engines », in 7th AIAA/CEAS Aeroacoustics Conference and Exhibit (7th AIAA/CEAS Aeroacoustics Conference and Exhibit, Maastricht,Netherlands: American Institute of Aeronautics and Astronautics, 2001), https://doi.org/10.2514/6.2001-2148.","noteIndex":13},"citationItems":[{"id":729,"uris":["http://zotero.org/users/12361571/items/2CCPLA4K"],"itemData":{"id":729,"type":"paper-conference","abstract":"Rotor tip-clearance induced noise, both in the form of rotor self noise and rotor-stator interaction noise, constitutes a significant component of total fan noise. Innovative yet cost effective techniques to suppress rotor-generated noise are, therefore, of foremost importance for improving the noise signature of turbofan engines. To that end, the feasibility of a passive porous treatment strategy to positively modify the tip-clearance flow field is addressed. The present study is focused on accurate viscous flow calculations of the baseline and the treated rotor flow fields. Detailed comparison between the computed baseline solution and experimental measurements shows excellent agreement. Tip-vortex structure, trajectory, strength, and other relevant aerodynamic quantities are extracted from the computed database. Extensive comparison between the untreated and treated tipclearance flow fields is performed. The effectiveness of the porous treatment for altering the rotor-tip vortex flow field in general and reducing the intensity of the tip vortex, in particular, is demonstrated. In addition, the simulated flow field for the treated tip clearly shows that substantial reduction in the intensity of both the shear layer roll-up and boundary layer separation on the wall is achieved.","container-title":"7th AIAA/CEAS Aeroacoustics Conference and Exhibit","DOI":"10.2514/6.2001-2148","event-place":"Maastricht,Netherlands","event-title":"7th AIAA/CEAS Aeroacoustics Conference and Exhibit","language":"en","publisher":"American Institute of Aeronautics and Astronautics","publisher-place":"Maastricht,Netherlands","source":"DOI.org (Crossref)","title":"A novel approach for reducing rotor tip-clearance induced noise in turbofan engines","URL":"https://arc.aiaa.org/doi/10.2514/6.2001-2148","author":[{"family":"Khorrami","given":"Mehdi"},{"family":"Li","given":"Fei"},{"family":"Choudhari","given":"Meelan"}],"accessed":{"date-parts":[["2023",12,18]]},"issued":{"date-parts":[["2001",5,28]]}}}],"schema":"https://github.com/citation-style-language/schema/raw/master/csl-citation.json"} </w:instrText>
      </w:r>
      <w:r>
        <w:fldChar w:fldCharType="separate"/>
      </w:r>
      <w:r w:rsidR="005923F5" w:rsidRPr="00597D96">
        <w:rPr>
          <w:rFonts w:ascii="Calibri" w:hAnsi="Calibri" w:cs="Calibri"/>
          <w:kern w:val="0"/>
          <w:szCs w:val="24"/>
          <w:lang w:val="en-US"/>
          <w:rPrChange w:id="125" w:author="Lopez, Maël" w:date="2023-12-22T05:44:00Z">
            <w:rPr>
              <w:rFonts w:ascii="Calibri" w:hAnsi="Calibri" w:cs="Calibri"/>
              <w:kern w:val="0"/>
              <w:szCs w:val="24"/>
            </w:rPr>
          </w:rPrChange>
        </w:rPr>
        <w:t xml:space="preserve">Mehdi Khorrami, Fei Li, et Meelan Choudhari, « A Novel Approach for Reducing Rotor Tip-Clearance Induced Noise in Turbofan Engines », in </w:t>
      </w:r>
      <w:r w:rsidR="005923F5" w:rsidRPr="00597D96">
        <w:rPr>
          <w:rFonts w:ascii="Calibri" w:hAnsi="Calibri" w:cs="Calibri"/>
          <w:i/>
          <w:iCs/>
          <w:kern w:val="0"/>
          <w:szCs w:val="24"/>
          <w:lang w:val="en-US"/>
          <w:rPrChange w:id="126" w:author="Lopez, Maël" w:date="2023-12-22T05:44:00Z">
            <w:rPr>
              <w:rFonts w:ascii="Calibri" w:hAnsi="Calibri" w:cs="Calibri"/>
              <w:i/>
              <w:iCs/>
              <w:kern w:val="0"/>
              <w:szCs w:val="24"/>
            </w:rPr>
          </w:rPrChange>
        </w:rPr>
        <w:t>7th AIAA/CEAS Aeroacoustics Conference and Exhibit</w:t>
      </w:r>
      <w:r w:rsidR="005923F5" w:rsidRPr="00597D96">
        <w:rPr>
          <w:rFonts w:ascii="Calibri" w:hAnsi="Calibri" w:cs="Calibri"/>
          <w:kern w:val="0"/>
          <w:szCs w:val="24"/>
          <w:lang w:val="en-US"/>
          <w:rPrChange w:id="127" w:author="Lopez, Maël" w:date="2023-12-22T05:44:00Z">
            <w:rPr>
              <w:rFonts w:ascii="Calibri" w:hAnsi="Calibri" w:cs="Calibri"/>
              <w:kern w:val="0"/>
              <w:szCs w:val="24"/>
            </w:rPr>
          </w:rPrChange>
        </w:rPr>
        <w:t xml:space="preserve"> (7th AIAA/CEAS Aeroacoustics Conference and Exhibit, Maastricht,Netherlands: American Institute of Aeronautics and Astronautics, 2001), https://doi.org/10.2514/6.2001-2148.</w:t>
      </w:r>
      <w:r>
        <w:fldChar w:fldCharType="end"/>
      </w:r>
    </w:p>
  </w:endnote>
  <w:endnote w:id="13">
    <w:p w14:paraId="729500D8" w14:textId="2DB55C3F" w:rsidR="00C032F6" w:rsidRPr="00597D96" w:rsidRDefault="00C032F6" w:rsidP="00073AF9">
      <w:pPr>
        <w:pStyle w:val="Notedefin"/>
        <w:spacing w:line="276" w:lineRule="auto"/>
        <w:jc w:val="both"/>
        <w:rPr>
          <w:lang w:val="en-US"/>
          <w:rPrChange w:id="154" w:author="Lopez, Maël" w:date="2023-12-22T05:44:00Z">
            <w:rPr/>
          </w:rPrChange>
        </w:rPr>
      </w:pPr>
      <w:r>
        <w:rPr>
          <w:rStyle w:val="Appeldenotedefin"/>
        </w:rPr>
        <w:endnoteRef/>
      </w:r>
      <w:r w:rsidRPr="00597D96">
        <w:rPr>
          <w:lang w:val="en-US"/>
          <w:rPrChange w:id="155" w:author="Lopez, Maël" w:date="2023-12-22T05:44:00Z">
            <w:rPr/>
          </w:rPrChange>
        </w:rPr>
        <w:t xml:space="preserve"> </w:t>
      </w:r>
      <w:r>
        <w:fldChar w:fldCharType="begin"/>
      </w:r>
      <w:r w:rsidR="005923F5" w:rsidRPr="00597D96">
        <w:rPr>
          <w:lang w:val="en-US"/>
          <w:rPrChange w:id="156" w:author="Lopez, Maël" w:date="2023-12-22T05:44:00Z">
            <w:rPr/>
          </w:rPrChange>
        </w:rPr>
        <w:instrText xml:space="preserve"> ADDIN ZOTERO_ITEM CSL_CITATION {"citationID":"XhgJ69Gx","properties":{"formattedCitation":"Giuseppe Dilillo, \\uc0\\u171{}\\uc0\\u160{}Design and Optimization of Acoustic Liners with Complex Cavities for Improved Broadband Noise Absorption\\uc0\\u160{}\\uc0\\u187{}, s.\\uc0\\u160{}d.","plainCitation":"Giuseppe Dilillo, « Design and Optimization of Acoustic Liners with Complex Cavities for Improved Broadband Noise Absorption », s. d.","noteIndex":14},"citationItems":[{"id":332,"uris":["http://zotero.org/users/12361571/items/ALMJA4E3"],"itemData":{"id":332,"type":"article-journal","language":"en","source":"Zotero","title":"Design and Optimization of Acoustic Liners with Complex Cavities for Improved Broadband Noise Absorption","author":[{"family":"Dilillo","given":"Giuseppe"}]}}],"schema":"https://github.com/citation-style-language/schema/raw/master/csl-citation.json"} </w:instrText>
      </w:r>
      <w:r>
        <w:fldChar w:fldCharType="separate"/>
      </w:r>
      <w:r w:rsidR="005923F5" w:rsidRPr="00597D96">
        <w:rPr>
          <w:rFonts w:ascii="Calibri" w:hAnsi="Calibri" w:cs="Calibri"/>
          <w:kern w:val="0"/>
          <w:szCs w:val="24"/>
          <w:lang w:val="en-US"/>
          <w:rPrChange w:id="157" w:author="Lopez, Maël" w:date="2023-12-22T05:44:00Z">
            <w:rPr>
              <w:rFonts w:ascii="Calibri" w:hAnsi="Calibri" w:cs="Calibri"/>
              <w:kern w:val="0"/>
              <w:szCs w:val="24"/>
            </w:rPr>
          </w:rPrChange>
        </w:rPr>
        <w:t>Giuseppe Dilillo, « Design and Optimization of Acoustic Liners with Complex Cavities for Improved Broadband Noise Absorption », s. d.</w:t>
      </w:r>
      <w:r>
        <w:fldChar w:fldCharType="end"/>
      </w:r>
    </w:p>
  </w:endnote>
  <w:endnote w:id="14">
    <w:p w14:paraId="7B6F7DE9" w14:textId="0694C785" w:rsidR="00672A02" w:rsidRPr="00597D96" w:rsidRDefault="00672A02" w:rsidP="00073AF9">
      <w:pPr>
        <w:pStyle w:val="Notedefin"/>
        <w:spacing w:line="276" w:lineRule="auto"/>
        <w:jc w:val="both"/>
        <w:rPr>
          <w:lang w:val="en-US"/>
          <w:rPrChange w:id="171" w:author="Lopez, Maël" w:date="2023-12-22T05:44:00Z">
            <w:rPr/>
          </w:rPrChange>
        </w:rPr>
      </w:pPr>
      <w:r>
        <w:rPr>
          <w:rStyle w:val="Appeldenotedefin"/>
        </w:rPr>
        <w:endnoteRef/>
      </w:r>
      <w:r w:rsidRPr="00597D96">
        <w:rPr>
          <w:lang w:val="en-US"/>
          <w:rPrChange w:id="172" w:author="Lopez, Maël" w:date="2023-12-22T05:44:00Z">
            <w:rPr/>
          </w:rPrChange>
        </w:rPr>
        <w:t xml:space="preserve"> </w:t>
      </w:r>
      <w:r>
        <w:fldChar w:fldCharType="begin"/>
      </w:r>
      <w:r w:rsidR="005923F5" w:rsidRPr="00597D96">
        <w:rPr>
          <w:lang w:val="en-US"/>
          <w:rPrChange w:id="173" w:author="Lopez, Maël" w:date="2023-12-22T05:44:00Z">
            <w:rPr/>
          </w:rPrChange>
        </w:rPr>
        <w:instrText xml:space="preserve"> ADDIN ZOTERO_ITEM CSL_CITATION {"citationID":"Uar8w4cg","properties":{"formattedCitation":"Michael Jones et al., \\uc0\\u171{}\\uc0\\u160{}Assessment of Soft Vane and Metal Foam Engine Noise Reduction Concepts\\uc0\\u160{}\\uc0\\u187{}, in {\\i{}15th AIAA/CEAS Aeroacoustics Conference (30th AIAA Aeroacoustics Conference)} (15th AIAA/CEAS Aeroacoustics Conference (30th AIAA Aeroacoustics Conference), Miami, Florida: American Institute of Aeronautics and Astronautics, 2009), https://doi.org/10.2514/6.2009-3142.","plainCitation":"Michael Jones et al., « Assessment of Soft Vane and Metal Foam Engine Noise Reduction Concepts », in 15th AIAA/CEAS Aeroacoustics Conference (30th AIAA Aeroacoustics Conference) (15th AIAA/CEAS Aeroacoustics Conference (30th AIAA Aeroacoustics Conference), Miami, Florida: American Institute of Aeronautics and Astronautics, 2009), https://doi.org/10.2514/6.2009-3142.","noteIndex":15},"citationItems":[{"id":716,"uris":["http://zotero.org/users/12361571/items/QSTJN3SC"],"itemData":{"id":716,"type":"paper-conference","container-title":"15th AIAA/CEAS Aeroacoustics Conference (30th AIAA Aeroacoustics Conference)","DOI":"10.2514/6.2009-3142","event-place":"Miami, Florida","event-title":"15th AIAA/CEAS Aeroacoustics Conference (30th AIAA Aeroacoustics Conference)","ISBN":"978-1-60086-967-9","language":"en","publisher":"American Institute of Aeronautics and Astronautics","publisher-place":"Miami, Florida","source":"DOI.org (Crossref)","title":"Assessment of Soft Vane and Metal Foam Engine Noise Reduction Concepts","URL":"https://arc.aiaa.org/doi/10.2514/6.2009-3142","author":[{"family":"Jones","given":"Michael"},{"family":"Parrott","given":"Tony"},{"family":"Sutliff","given":"Daniel"},{"family":"Hughes","given":"Christopher"}],"accessed":{"date-parts":[["2023",12,18]]},"issued":{"date-parts":[["2009",5,11]]}}}],"schema":"https://github.com/citation-style-language/schema/raw/master/csl-citation.json"} </w:instrText>
      </w:r>
      <w:r>
        <w:fldChar w:fldCharType="separate"/>
      </w:r>
      <w:r w:rsidR="005923F5" w:rsidRPr="00597D96">
        <w:rPr>
          <w:rFonts w:ascii="Calibri" w:hAnsi="Calibri" w:cs="Calibri"/>
          <w:kern w:val="0"/>
          <w:szCs w:val="24"/>
          <w:lang w:val="en-US"/>
          <w:rPrChange w:id="174" w:author="Lopez, Maël" w:date="2023-12-22T05:44:00Z">
            <w:rPr>
              <w:rFonts w:ascii="Calibri" w:hAnsi="Calibri" w:cs="Calibri"/>
              <w:kern w:val="0"/>
              <w:szCs w:val="24"/>
            </w:rPr>
          </w:rPrChange>
        </w:rPr>
        <w:t xml:space="preserve">Michael Jones et al., « Assessment of Soft Vane and Metal Foam Engine Noise Reduction Concepts », in </w:t>
      </w:r>
      <w:r w:rsidR="005923F5" w:rsidRPr="00597D96">
        <w:rPr>
          <w:rFonts w:ascii="Calibri" w:hAnsi="Calibri" w:cs="Calibri"/>
          <w:i/>
          <w:iCs/>
          <w:kern w:val="0"/>
          <w:szCs w:val="24"/>
          <w:lang w:val="en-US"/>
          <w:rPrChange w:id="175" w:author="Lopez, Maël" w:date="2023-12-22T05:44:00Z">
            <w:rPr>
              <w:rFonts w:ascii="Calibri" w:hAnsi="Calibri" w:cs="Calibri"/>
              <w:i/>
              <w:iCs/>
              <w:kern w:val="0"/>
              <w:szCs w:val="24"/>
            </w:rPr>
          </w:rPrChange>
        </w:rPr>
        <w:t>15th AIAA/CEAS Aeroacoustics Conference (30th AIAA Aeroacoustics Conference)</w:t>
      </w:r>
      <w:r w:rsidR="005923F5" w:rsidRPr="00597D96">
        <w:rPr>
          <w:rFonts w:ascii="Calibri" w:hAnsi="Calibri" w:cs="Calibri"/>
          <w:kern w:val="0"/>
          <w:szCs w:val="24"/>
          <w:lang w:val="en-US"/>
          <w:rPrChange w:id="176" w:author="Lopez, Maël" w:date="2023-12-22T05:44:00Z">
            <w:rPr>
              <w:rFonts w:ascii="Calibri" w:hAnsi="Calibri" w:cs="Calibri"/>
              <w:kern w:val="0"/>
              <w:szCs w:val="24"/>
            </w:rPr>
          </w:rPrChange>
        </w:rPr>
        <w:t xml:space="preserve"> (15th AIAA/CEAS Aeroacoustics Conference (30th AIAA Aeroacoustics Conference), Miami, Florida: American Institute of Aeronautics and Astronautics, 2009), https://doi.org/10.2514/6.2009-3142.</w:t>
      </w:r>
      <w:r>
        <w:fldChar w:fldCharType="end"/>
      </w:r>
    </w:p>
  </w:endnote>
  <w:endnote w:id="15">
    <w:p w14:paraId="7E5AB21F" w14:textId="702056B9" w:rsidR="00725679" w:rsidRPr="00597D96" w:rsidRDefault="00725679" w:rsidP="00073AF9">
      <w:pPr>
        <w:pStyle w:val="Notedefin"/>
        <w:spacing w:line="276" w:lineRule="auto"/>
        <w:jc w:val="both"/>
        <w:rPr>
          <w:lang w:val="en-US"/>
          <w:rPrChange w:id="187" w:author="Lopez, Maël" w:date="2023-12-22T05:44:00Z">
            <w:rPr/>
          </w:rPrChange>
        </w:rPr>
      </w:pPr>
      <w:r>
        <w:rPr>
          <w:rStyle w:val="Appeldenotedefin"/>
        </w:rPr>
        <w:endnoteRef/>
      </w:r>
      <w:r w:rsidRPr="00597D96">
        <w:rPr>
          <w:lang w:val="en-US"/>
          <w:rPrChange w:id="188" w:author="Lopez, Maël" w:date="2023-12-22T05:44:00Z">
            <w:rPr/>
          </w:rPrChange>
        </w:rPr>
        <w:t xml:space="preserve"> </w:t>
      </w:r>
      <w:r>
        <w:fldChar w:fldCharType="begin"/>
      </w:r>
      <w:r w:rsidR="005923F5" w:rsidRPr="00597D96">
        <w:rPr>
          <w:lang w:val="en-US"/>
          <w:rPrChange w:id="189" w:author="Lopez, Maël" w:date="2023-12-22T05:44:00Z">
            <w:rPr/>
          </w:rPrChange>
        </w:rPr>
        <w:instrText xml:space="preserve"> ADDIN ZOTERO_ITEM CSL_CITATION {"citationID":"8D1ZY37T","properties":{"formattedCitation":"Brian Howerton, Michael Jones, et James Buckley, \\uc0\\u171{}\\uc0\\u160{}Development and Validation of an Interactive Liner Design and Impedance Modeling Tool\\uc0\\u160{}\\uc0\\u187{}, in {\\i{}18th AIAA/CEAS Aeroacoustics Conference (33rd AIAA Aeroacoustics Conference)} (18th AIAA/CEAS Aeroacoustics Conference (33rd AIAA Aeroacoustics Conference), Colorado Springs, CO: American Institute of Aeronautics and Astronautics, 2012), https://doi.org/10.2514/6.2012-2197.","plainCitation":"Brian Howerton, Michael Jones, et James Buckley, « Development and Validation of an Interactive Liner Design and Impedance Modeling Tool », in 18th AIAA/CEAS Aeroacoustics Conference (33rd AIAA Aeroacoustics Conference) (18th AIAA/CEAS Aeroacoustics Conference (33rd AIAA Aeroacoustics Conference), Colorado Springs, CO: American Institute of Aeronautics and Astronautics, 2012), https://doi.org/10.2514/6.2012-2197.","noteIndex":16},"citationItems":[{"id":707,"uris":["http://zotero.org/users/12361571/items/VFW4BCAJ"],"itemData":{"id":707,"type":"paper-conference","container-title":"18th AIAA/CEAS Aeroacoustics Conference (33rd AIAA Aeroacoustics Conference)","DOI":"10.2514/6.2012-2197","event-place":"Colorado Springs, CO","event-title":"18th AIAA/CEAS Aeroacoustics Conference (33rd AIAA Aeroacoustics Conference)","ISBN":"978-1-60086-932-7","language":"en","publisher":"American Institute of Aeronautics and Astronautics","publisher-place":"Colorado Springs, CO","source":"DOI.org (Crossref)","title":"Development and Validation of an Interactive Liner Design and Impedance Modeling Tool","URL":"https://arc.aiaa.org/doi/10.2514/6.2012-2197","author":[{"family":"Howerton","given":"Brian"},{"family":"Jones","given":"Michael"},{"family":"Buckley","given":"James"}],"accessed":{"date-parts":[["2023",12,17]]},"issued":{"date-parts":[["2012",6,4]]}}}],"schema":"https://github.com/citation-style-language/schema/raw/master/csl-citation.json"} </w:instrText>
      </w:r>
      <w:r>
        <w:fldChar w:fldCharType="separate"/>
      </w:r>
      <w:r w:rsidR="005923F5" w:rsidRPr="00597D96">
        <w:rPr>
          <w:rFonts w:ascii="Calibri" w:hAnsi="Calibri" w:cs="Calibri"/>
          <w:kern w:val="0"/>
          <w:szCs w:val="24"/>
          <w:lang w:val="en-US"/>
          <w:rPrChange w:id="190" w:author="Lopez, Maël" w:date="2023-12-22T05:44:00Z">
            <w:rPr>
              <w:rFonts w:ascii="Calibri" w:hAnsi="Calibri" w:cs="Calibri"/>
              <w:kern w:val="0"/>
              <w:szCs w:val="24"/>
            </w:rPr>
          </w:rPrChange>
        </w:rPr>
        <w:t xml:space="preserve">Brian Howerton, Michael Jones, et James Buckley, « Development and Validation of an Interactive Liner Design and Impedance Modeling Tool », in </w:t>
      </w:r>
      <w:r w:rsidR="005923F5" w:rsidRPr="00597D96">
        <w:rPr>
          <w:rFonts w:ascii="Calibri" w:hAnsi="Calibri" w:cs="Calibri"/>
          <w:i/>
          <w:iCs/>
          <w:kern w:val="0"/>
          <w:szCs w:val="24"/>
          <w:lang w:val="en-US"/>
          <w:rPrChange w:id="191" w:author="Lopez, Maël" w:date="2023-12-22T05:44:00Z">
            <w:rPr>
              <w:rFonts w:ascii="Calibri" w:hAnsi="Calibri" w:cs="Calibri"/>
              <w:i/>
              <w:iCs/>
              <w:kern w:val="0"/>
              <w:szCs w:val="24"/>
            </w:rPr>
          </w:rPrChange>
        </w:rPr>
        <w:t>18th AIAA/CEAS Aeroacoustics Conference (33rd AIAA Aeroacoustics Conference)</w:t>
      </w:r>
      <w:r w:rsidR="005923F5" w:rsidRPr="00597D96">
        <w:rPr>
          <w:rFonts w:ascii="Calibri" w:hAnsi="Calibri" w:cs="Calibri"/>
          <w:kern w:val="0"/>
          <w:szCs w:val="24"/>
          <w:lang w:val="en-US"/>
          <w:rPrChange w:id="192" w:author="Lopez, Maël" w:date="2023-12-22T05:44:00Z">
            <w:rPr>
              <w:rFonts w:ascii="Calibri" w:hAnsi="Calibri" w:cs="Calibri"/>
              <w:kern w:val="0"/>
              <w:szCs w:val="24"/>
            </w:rPr>
          </w:rPrChange>
        </w:rPr>
        <w:t xml:space="preserve"> (18th AIAA/CEAS Aeroacoustics Conference (33rd AIAA Aeroacoustics Conference), Colorado Springs, CO: American Institute of Aeronautics and Astronautics, 2012), https://doi.org/10.2514/6.2012-2197.</w:t>
      </w:r>
      <w:r>
        <w:fldChar w:fldCharType="end"/>
      </w:r>
    </w:p>
  </w:endnote>
  <w:endnote w:id="16">
    <w:p w14:paraId="22AF16EF" w14:textId="79BE6DDE" w:rsidR="00274A1E" w:rsidRPr="00597D96" w:rsidRDefault="00274A1E" w:rsidP="00073AF9">
      <w:pPr>
        <w:pStyle w:val="Notedefin"/>
        <w:spacing w:line="276" w:lineRule="auto"/>
        <w:jc w:val="both"/>
        <w:rPr>
          <w:lang w:val="en-US"/>
          <w:rPrChange w:id="195" w:author="Lopez, Maël" w:date="2023-12-22T05:44:00Z">
            <w:rPr/>
          </w:rPrChange>
        </w:rPr>
      </w:pPr>
      <w:r>
        <w:rPr>
          <w:rStyle w:val="Appeldenotedefin"/>
        </w:rPr>
        <w:endnoteRef/>
      </w:r>
      <w:r w:rsidRPr="00597D96">
        <w:rPr>
          <w:lang w:val="en-US"/>
          <w:rPrChange w:id="196" w:author="Lopez, Maël" w:date="2023-12-22T05:44:00Z">
            <w:rPr/>
          </w:rPrChange>
        </w:rPr>
        <w:t xml:space="preserve"> </w:t>
      </w:r>
      <w:r w:rsidRPr="00597D96">
        <w:rPr>
          <w:lang w:val="en-US"/>
          <w:rPrChange w:id="197" w:author="Lopez, Maël" w:date="2023-12-22T05:44:00Z">
            <w:rPr/>
          </w:rPrChange>
        </w:rPr>
        <w:t>Ayle, « Acoustic honeycomb with perforated septum caps », 2013</w:t>
      </w:r>
    </w:p>
  </w:endnote>
  <w:endnote w:id="17">
    <w:p w14:paraId="7CCA11CA" w14:textId="70654BCD" w:rsidR="00935A64" w:rsidRPr="00597D96" w:rsidRDefault="00935A64" w:rsidP="00073AF9">
      <w:pPr>
        <w:pStyle w:val="Notedefin"/>
        <w:spacing w:line="276" w:lineRule="auto"/>
        <w:jc w:val="both"/>
        <w:rPr>
          <w:lang w:val="en-US"/>
          <w:rPrChange w:id="201" w:author="Lopez, Maël" w:date="2023-12-22T05:44:00Z">
            <w:rPr/>
          </w:rPrChange>
        </w:rPr>
      </w:pPr>
      <w:r>
        <w:rPr>
          <w:rStyle w:val="Appeldenotedefin"/>
        </w:rPr>
        <w:endnoteRef/>
      </w:r>
      <w:r w:rsidRPr="00597D96">
        <w:rPr>
          <w:lang w:val="en-US"/>
          <w:rPrChange w:id="202" w:author="Lopez, Maël" w:date="2023-12-22T05:44:00Z">
            <w:rPr/>
          </w:rPrChange>
        </w:rPr>
        <w:t xml:space="preserve"> </w:t>
      </w:r>
      <w:r>
        <w:fldChar w:fldCharType="begin"/>
      </w:r>
      <w:r w:rsidR="005923F5" w:rsidRPr="00597D96">
        <w:rPr>
          <w:lang w:val="en-US"/>
          <w:rPrChange w:id="203" w:author="Lopez, Maël" w:date="2023-12-22T05:44:00Z">
            <w:rPr/>
          </w:rPrChange>
        </w:rPr>
        <w:instrText xml:space="preserve"> ADDIN ZOTERO_ITEM CSL_CITATION {"citationID":"MxIWcOBh","properties":{"formattedCitation":"Michael G. Jones et al., \\uc0\\u171{}\\uc0\\u160{}Applications of Parallel-Element, Embedded Mesh-Cap Acoustic Liner Concepts\\uc0\\u160{}\\uc0\\u187{}, in {\\i{}2018 AIAA/CEAS Aeroacoustics Conference} (2018 AIAA/CEAS Aeroacoustics Conference, Atlanta, Georgia: American Institute of Aeronautics and Astronautics, 2018), https://doi.org/10.2514/6.2018-3445.","plainCitation":"Michael G. Jones et al., « Applications of Parallel-Element, Embedded Mesh-Cap Acoustic Liner Concepts », in 2018 AIAA/CEAS Aeroacoustics Conference (2018 AIAA/CEAS Aeroacoustics Conference, Atlanta, Georgia: American Institute of Aeronautics and Astronautics, 2018), https://doi.org/10.2514/6.2018-3445.","noteIndex":18},"citationItems":[{"id":591,"uris":["http://zotero.org/users/12361571/items/BF2ZXLH9"],"itemData":{"id":591,"type":"paper-conference","container-title":"2018 AIAA/CEAS Aeroacoustics Conference","DOI":"10.2514/6.2018-3445","event-place":"Atlanta, Georgia","event-title":"2018 AIAA/CEAS Aeroacoustics Conference","ISBN":"978-1-62410-560-9","language":"en","publisher":"American Institute of Aeronautics and Astronautics","publisher-place":"Atlanta, Georgia","source":"DOI.org (Crossref)","title":"Applications of Parallel-Element, Embedded Mesh-Cap Acoustic Liner Concepts","URL":"https://arc.aiaa.org/doi/10.2514/6.2018-3445","author":[{"family":"Jones","given":"Michael G."},{"family":"Nark","given":"Douglas M."},{"family":"Baca","given":"Andres"},{"family":"Smith","given":"Clark R."}],"accessed":{"date-parts":[["2023",11,21]]},"issued":{"date-parts":[["2018",6,25]]}}}],"schema":"https://github.com/citation-style-language/schema/raw/master/csl-citation.json"} </w:instrText>
      </w:r>
      <w:r>
        <w:fldChar w:fldCharType="separate"/>
      </w:r>
      <w:r w:rsidR="005923F5" w:rsidRPr="00597D96">
        <w:rPr>
          <w:rFonts w:ascii="Calibri" w:hAnsi="Calibri" w:cs="Calibri"/>
          <w:kern w:val="0"/>
          <w:szCs w:val="24"/>
          <w:lang w:val="en-US"/>
          <w:rPrChange w:id="204" w:author="Lopez, Maël" w:date="2023-12-22T05:44:00Z">
            <w:rPr>
              <w:rFonts w:ascii="Calibri" w:hAnsi="Calibri" w:cs="Calibri"/>
              <w:kern w:val="0"/>
              <w:szCs w:val="24"/>
            </w:rPr>
          </w:rPrChange>
        </w:rPr>
        <w:t xml:space="preserve">Michael G. Jones et al., « Applications of Parallel-Element, Embedded Mesh-Cap Acoustic Liner Concepts », in </w:t>
      </w:r>
      <w:r w:rsidR="005923F5" w:rsidRPr="00597D96">
        <w:rPr>
          <w:rFonts w:ascii="Calibri" w:hAnsi="Calibri" w:cs="Calibri"/>
          <w:i/>
          <w:iCs/>
          <w:kern w:val="0"/>
          <w:szCs w:val="24"/>
          <w:lang w:val="en-US"/>
          <w:rPrChange w:id="205" w:author="Lopez, Maël" w:date="2023-12-22T05:44:00Z">
            <w:rPr>
              <w:rFonts w:ascii="Calibri" w:hAnsi="Calibri" w:cs="Calibri"/>
              <w:i/>
              <w:iCs/>
              <w:kern w:val="0"/>
              <w:szCs w:val="24"/>
            </w:rPr>
          </w:rPrChange>
        </w:rPr>
        <w:t>2018 AIAA/CEAS Aeroacoustics Conference</w:t>
      </w:r>
      <w:r w:rsidR="005923F5" w:rsidRPr="00597D96">
        <w:rPr>
          <w:rFonts w:ascii="Calibri" w:hAnsi="Calibri" w:cs="Calibri"/>
          <w:kern w:val="0"/>
          <w:szCs w:val="24"/>
          <w:lang w:val="en-US"/>
          <w:rPrChange w:id="206" w:author="Lopez, Maël" w:date="2023-12-22T05:44:00Z">
            <w:rPr>
              <w:rFonts w:ascii="Calibri" w:hAnsi="Calibri" w:cs="Calibri"/>
              <w:kern w:val="0"/>
              <w:szCs w:val="24"/>
            </w:rPr>
          </w:rPrChange>
        </w:rPr>
        <w:t xml:space="preserve"> (2018 AIAA/CEAS Aeroacoustics Conference, Atlanta, Georgia: American Institute of Aeronautics and Astronautics, 2018), https://doi.org/10.2514/6.2018-3445.</w:t>
      </w:r>
      <w:r>
        <w:fldChar w:fldCharType="end"/>
      </w:r>
    </w:p>
  </w:endnote>
  <w:endnote w:id="18">
    <w:p w14:paraId="7293C664" w14:textId="44BC2F61" w:rsidR="003A0E9C" w:rsidRPr="00597D96" w:rsidRDefault="003A0E9C" w:rsidP="00073AF9">
      <w:pPr>
        <w:pStyle w:val="Notedefin"/>
        <w:spacing w:line="276" w:lineRule="auto"/>
        <w:jc w:val="both"/>
        <w:rPr>
          <w:lang w:val="en-US"/>
          <w:rPrChange w:id="208" w:author="Lopez, Maël" w:date="2023-12-22T05:44:00Z">
            <w:rPr/>
          </w:rPrChange>
        </w:rPr>
      </w:pPr>
      <w:r>
        <w:rPr>
          <w:rStyle w:val="Appeldenotedefin"/>
        </w:rPr>
        <w:endnoteRef/>
      </w:r>
      <w:r w:rsidRPr="00597D96">
        <w:rPr>
          <w:lang w:val="en-US"/>
          <w:rPrChange w:id="209" w:author="Lopez, Maël" w:date="2023-12-22T05:44:00Z">
            <w:rPr/>
          </w:rPrChange>
        </w:rPr>
        <w:t xml:space="preserve"> </w:t>
      </w:r>
      <w:r>
        <w:fldChar w:fldCharType="begin"/>
      </w:r>
      <w:r w:rsidR="005923F5" w:rsidRPr="00597D96">
        <w:rPr>
          <w:lang w:val="en-US"/>
          <w:rPrChange w:id="210" w:author="Lopez, Maël" w:date="2023-12-22T05:44:00Z">
            <w:rPr/>
          </w:rPrChange>
        </w:rPr>
        <w:instrText xml:space="preserve"> ADDIN ZOTERO_ITEM CSL_CITATION {"citationID":"Chkk5B6Y","properties":{"formattedCitation":"MA XuQiang et SU ZhengTao, \\uc0\\u171{}\\uc0\\u160{}Development of Acoustic Liner in Aero Engine: A Review\\uc0\\u160{}\\uc0\\u187{}, 2020.","plainCitation":"MA XuQiang et SU ZhengTao, « Development of Acoustic Liner in Aero Engine: A Review », 2020.","noteIndex":19},"citationItems":[{"id":569,"uris":["http://zotero.org/users/12361571/items/4A7P8YEU"],"itemData":{"id":569,"type":"article-journal","language":"en","source":"Zotero","title":"Development of acoustic liner in aero engine: A review","author":[{"family":"XuQiang","given":"MA"},{"family":"ZhengTao","given":"SU"}],"issued":{"date-parts":[["2020"]]}}}],"schema":"https://github.com/citation-style-language/schema/raw/master/csl-citation.json"} </w:instrText>
      </w:r>
      <w:r>
        <w:fldChar w:fldCharType="separate"/>
      </w:r>
      <w:r w:rsidR="005923F5" w:rsidRPr="00597D96">
        <w:rPr>
          <w:rFonts w:ascii="Calibri" w:hAnsi="Calibri" w:cs="Calibri"/>
          <w:kern w:val="0"/>
          <w:szCs w:val="24"/>
          <w:lang w:val="en-US"/>
          <w:rPrChange w:id="211" w:author="Lopez, Maël" w:date="2023-12-22T05:44:00Z">
            <w:rPr>
              <w:rFonts w:ascii="Calibri" w:hAnsi="Calibri" w:cs="Calibri"/>
              <w:kern w:val="0"/>
              <w:szCs w:val="24"/>
            </w:rPr>
          </w:rPrChange>
        </w:rPr>
        <w:t>MA XuQiang et SU ZhengTao, « Development of Acoustic Liner in Aero Engine: A Review », 2020.</w:t>
      </w:r>
      <w:r>
        <w:fldChar w:fldCharType="end"/>
      </w:r>
    </w:p>
  </w:endnote>
  <w:endnote w:id="19">
    <w:p w14:paraId="14A20C16" w14:textId="7584D34B" w:rsidR="00F11A9E" w:rsidRPr="00597D96" w:rsidRDefault="00F11A9E" w:rsidP="00073AF9">
      <w:pPr>
        <w:pStyle w:val="Notedefin"/>
        <w:spacing w:line="276" w:lineRule="auto"/>
        <w:jc w:val="both"/>
        <w:rPr>
          <w:lang w:val="en-US"/>
          <w:rPrChange w:id="220" w:author="Lopez, Maël" w:date="2023-12-22T05:44:00Z">
            <w:rPr/>
          </w:rPrChange>
        </w:rPr>
      </w:pPr>
      <w:r>
        <w:rPr>
          <w:rStyle w:val="Appeldenotedefin"/>
        </w:rPr>
        <w:endnoteRef/>
      </w:r>
      <w:r w:rsidRPr="00597D96">
        <w:rPr>
          <w:lang w:val="en-US"/>
          <w:rPrChange w:id="221" w:author="Lopez, Maël" w:date="2023-12-22T05:44:00Z">
            <w:rPr/>
          </w:rPrChange>
        </w:rPr>
        <w:t xml:space="preserve"> </w:t>
      </w:r>
      <w:r>
        <w:fldChar w:fldCharType="begin"/>
      </w:r>
      <w:r w:rsidR="005923F5" w:rsidRPr="00597D96">
        <w:rPr>
          <w:lang w:val="en-US"/>
          <w:rPrChange w:id="222" w:author="Lopez, Maël" w:date="2023-12-22T05:44:00Z">
            <w:rPr/>
          </w:rPrChange>
        </w:rPr>
        <w:instrText xml:space="preserve"> ADDIN ZOTERO_ITEM CSL_CITATION {"citationID":"IZWCBRxr","properties":{"formattedCitation":"Tomko et al., \\uc0\\u171{}\\uc0\\u160{}Experiments and Analysis of the Internal Wall Pressure of a Ducted Rotor\\uc0\\u160{}\\uc0\\u187{}.","plainCitation":"Tomko et al., « Experiments and Analysis of the Internal Wall Pressure of a Ducted Rotor ».","noteIndex":20},"citationItems":[{"id":680,"uris":["http://zotero.org/users/12361571/items/BGXT2VQF"],"itemData":{"id":680,"type":"article-journal","abstract":"This article presents unsteady wall pressure measurements from a low-speed, low-solidity rotor operating in a circular duct. A circular microphone array was placed within the duct downstream of the rotor to record the unsteady surface pressure. These data were decomposed into spatial modes and then further decomposed into hydrodynamic and acoustic pressure </w:instrText>
      </w:r>
      <w:r w:rsidR="005923F5">
        <w:instrText>ﬂ</w:instrText>
      </w:r>
      <w:r w:rsidR="005923F5" w:rsidRPr="00597D96">
        <w:rPr>
          <w:lang w:val="en-US"/>
          <w:rPrChange w:id="223" w:author="Lopez, Maël" w:date="2023-12-22T05:44:00Z">
            <w:rPr/>
          </w:rPrChange>
        </w:rPr>
        <w:instrText>uctuations. The acoustic pressure was then further separated into the acoustic source function and an acoustic transfer function. The acoustic source function from the rotor compared well with a previous formulation for turbulence interaction noise. The transfer function showed a complicated relationship with frequency, with signi</w:instrText>
      </w:r>
      <w:r w:rsidR="005923F5">
        <w:instrText>ﬁ</w:instrText>
      </w:r>
      <w:r w:rsidR="005923F5" w:rsidRPr="00597D96">
        <w:rPr>
          <w:lang w:val="en-US"/>
          <w:rPrChange w:id="224" w:author="Lopez, Maël" w:date="2023-12-22T05:44:00Z">
            <w:rPr/>
          </w:rPrChange>
        </w:rPr>
        <w:instrText>cant local maxima and minima. These features of the duct acoustics were studied using a simpli</w:instrText>
      </w:r>
      <w:r w:rsidR="005923F5">
        <w:instrText>ﬁ</w:instrText>
      </w:r>
      <w:r w:rsidR="005923F5" w:rsidRPr="00597D96">
        <w:rPr>
          <w:lang w:val="en-US"/>
          <w:rPrChange w:id="225" w:author="Lopez, Maël" w:date="2023-12-22T05:44:00Z">
            <w:rPr/>
          </w:rPrChange>
        </w:rPr>
        <w:instrText xml:space="preserve">ed Green’s function type approach, using the method of images to represent the duct end effects. The simple analytical method was able to capture many of the detailed features of the measurements with qualitative agreement.","container-title":"Journal of Sound and Vibration","DOI":"10.1016/j.jsv.2018.12.026","ISSN":"0022460X","journalAbbreviation":"Journal of Sound and Vibration","language":"en","page":"84-98","source":"DOI.org (Crossref)","title":"Experiments and analysis of the internal wall pressure of a ducted rotor","volume":"451","author":[{"family":"Tomko","given":"Jason R."},{"family":"Stephens","given":"David B."},{"family":"Economon","given":"Tom"},{"family":"Morris","given":"Scott C."}],"issued":{"date-parts":[["2019",7]]}}}],"schema":"https://github.com/citation-style-language/schema/raw/master/csl-citation.json"} </w:instrText>
      </w:r>
      <w:r>
        <w:fldChar w:fldCharType="separate"/>
      </w:r>
      <w:r w:rsidR="005923F5" w:rsidRPr="00597D96">
        <w:rPr>
          <w:rFonts w:ascii="Calibri" w:hAnsi="Calibri" w:cs="Calibri"/>
          <w:kern w:val="0"/>
          <w:szCs w:val="24"/>
          <w:lang w:val="en-US"/>
          <w:rPrChange w:id="226" w:author="Lopez, Maël" w:date="2023-12-22T05:44:00Z">
            <w:rPr>
              <w:rFonts w:ascii="Calibri" w:hAnsi="Calibri" w:cs="Calibri"/>
              <w:kern w:val="0"/>
              <w:szCs w:val="24"/>
            </w:rPr>
          </w:rPrChange>
        </w:rPr>
        <w:t>Tomko et al., « Experiments and Analysis of the Internal Wall Pressure of a Ducted Rotor ».</w:t>
      </w:r>
      <w:r>
        <w:fldChar w:fldCharType="end"/>
      </w:r>
    </w:p>
  </w:endnote>
  <w:endnote w:id="20">
    <w:p w14:paraId="6BB50D46" w14:textId="6B31DA7D" w:rsidR="009800AA" w:rsidRPr="00597D96" w:rsidRDefault="009800AA" w:rsidP="00073AF9">
      <w:pPr>
        <w:pStyle w:val="Notedefin"/>
        <w:spacing w:line="276" w:lineRule="auto"/>
        <w:jc w:val="both"/>
        <w:rPr>
          <w:lang w:val="en-US"/>
          <w:rPrChange w:id="228" w:author="Lopez, Maël" w:date="2023-12-22T05:44:00Z">
            <w:rPr/>
          </w:rPrChange>
        </w:rPr>
      </w:pPr>
      <w:r>
        <w:rPr>
          <w:rStyle w:val="Appeldenotedefin"/>
        </w:rPr>
        <w:endnoteRef/>
      </w:r>
      <w:r w:rsidRPr="00597D96">
        <w:rPr>
          <w:lang w:val="en-US"/>
          <w:rPrChange w:id="229" w:author="Lopez, Maël" w:date="2023-12-22T05:44:00Z">
            <w:rPr/>
          </w:rPrChange>
        </w:rPr>
        <w:t xml:space="preserve"> </w:t>
      </w:r>
      <w:r>
        <w:fldChar w:fldCharType="begin"/>
      </w:r>
      <w:r w:rsidR="005923F5" w:rsidRPr="00597D96">
        <w:rPr>
          <w:lang w:val="en-US"/>
          <w:rPrChange w:id="230" w:author="Lopez, Maël" w:date="2023-12-22T05:44:00Z">
            <w:rPr/>
          </w:rPrChange>
        </w:rPr>
        <w:instrText xml:space="preserve"> ADDIN ZOTERO_ITEM CSL_CITATION {"citationID":"R5uWqIv5","properties":{"formattedCitation":"Sergi Palleja-Cabre et al., \\uc0\\u171{}\\uc0\\u160{}Modelling of Over-The-Rotor Acoustic Treatments for Improved Noise Suppression in Turbofan Engines\\uc0\\u160{}\\uc0\\u187{}, in {\\i{}25th AIAA/CEAS Aeroacoustics Conference} (25th AIAA/CEAS Aeroacoustics Conference, Delft, The Netherlands: American Institute of Aeronautics and Astronautics, 2019), https://doi.org/10.2514/6.2019-2580.","plainCitation":"Sergi Palleja-Cabre et al., « Modelling of Over-The-Rotor Acoustic Treatments for Improved Noise Suppression in Turbofan Engines », in 25th AIAA/CEAS Aeroacoustics Conference (25th AIAA/CEAS Aeroacoustics Conference, Delft, The Netherlands: American Institute of Aeronautics and Astronautics, 2019), https://doi.org/10.2514/6.2019-2580.","noteIndex":21},"citationItems":[{"id":712,"uris":["http://zotero.org/users/12361571/items/5SQAM8I6"],"itemData":{"id":712,"type":"paper-conference","container-title":"25th AIAA/CEAS Aeroacoustics Conference","DOI":"10.2514/6.2019-2580","event-place":"Delft, The Netherlands","event-title":"25th AIAA/CEAS Aeroacoustics Conference","ISBN":"978-1-62410-588-3","language":"en","publisher":"American Institute of Aeronautics and Astronautics","publisher-place":"Delft, The Netherlands","source":"DOI.org (Crossref)","title":"Modelling of Over-The-Rotor Acoustic Treatments for Improved Noise Suppression in Turbofan Engines","URL":"https://arc.aiaa.org/doi/10.2514/6.2019-2580","author":[{"family":"Palleja-Cabre","given":"Sergi"},{"family":"Tester","given":"Brian J."},{"family":"Astley","given":"R. Jeremy"},{"family":"Bozak","given":"Richard"}],"accessed":{"date-parts":[["2023",12,17]]},"issued":{"date-parts":[["2019",5,20]]}}}],"schema":"https://github.com/citation-style-language/schema/raw/master/csl-citation.json"} </w:instrText>
      </w:r>
      <w:r>
        <w:fldChar w:fldCharType="separate"/>
      </w:r>
      <w:r w:rsidR="005923F5" w:rsidRPr="00597D96">
        <w:rPr>
          <w:rFonts w:ascii="Calibri" w:hAnsi="Calibri" w:cs="Calibri"/>
          <w:kern w:val="0"/>
          <w:szCs w:val="24"/>
          <w:lang w:val="en-US"/>
          <w:rPrChange w:id="231" w:author="Lopez, Maël" w:date="2023-12-22T05:44:00Z">
            <w:rPr>
              <w:rFonts w:ascii="Calibri" w:hAnsi="Calibri" w:cs="Calibri"/>
              <w:kern w:val="0"/>
              <w:szCs w:val="24"/>
            </w:rPr>
          </w:rPrChange>
        </w:rPr>
        <w:t xml:space="preserve">Sergi Palleja-Cabre et al., « Modelling of Over-The-Rotor Acoustic Treatments for Improved Noise Suppression in Turbofan Engines », in </w:t>
      </w:r>
      <w:r w:rsidR="005923F5" w:rsidRPr="00597D96">
        <w:rPr>
          <w:rFonts w:ascii="Calibri" w:hAnsi="Calibri" w:cs="Calibri"/>
          <w:i/>
          <w:iCs/>
          <w:kern w:val="0"/>
          <w:szCs w:val="24"/>
          <w:lang w:val="en-US"/>
          <w:rPrChange w:id="232" w:author="Lopez, Maël" w:date="2023-12-22T05:44:00Z">
            <w:rPr>
              <w:rFonts w:ascii="Calibri" w:hAnsi="Calibri" w:cs="Calibri"/>
              <w:i/>
              <w:iCs/>
              <w:kern w:val="0"/>
              <w:szCs w:val="24"/>
            </w:rPr>
          </w:rPrChange>
        </w:rPr>
        <w:t>25th AIAA/CEAS Aeroacoustics Conference</w:t>
      </w:r>
      <w:r w:rsidR="005923F5" w:rsidRPr="00597D96">
        <w:rPr>
          <w:rFonts w:ascii="Calibri" w:hAnsi="Calibri" w:cs="Calibri"/>
          <w:kern w:val="0"/>
          <w:szCs w:val="24"/>
          <w:lang w:val="en-US"/>
          <w:rPrChange w:id="233" w:author="Lopez, Maël" w:date="2023-12-22T05:44:00Z">
            <w:rPr>
              <w:rFonts w:ascii="Calibri" w:hAnsi="Calibri" w:cs="Calibri"/>
              <w:kern w:val="0"/>
              <w:szCs w:val="24"/>
            </w:rPr>
          </w:rPrChange>
        </w:rPr>
        <w:t xml:space="preserve"> (25th AIAA/CEAS Aeroacoustics Conference, Delft, The Netherlands: American Institute of Aeronautics and Astronautics, 2019), https://doi.org/10.2514/6.2019-2580.</w:t>
      </w:r>
      <w:r>
        <w:fldChar w:fldCharType="end"/>
      </w:r>
    </w:p>
  </w:endnote>
  <w:endnote w:id="21">
    <w:p w14:paraId="290A5A05" w14:textId="69948AEE" w:rsidR="00D04783" w:rsidRDefault="00D04783" w:rsidP="00073AF9">
      <w:pPr>
        <w:pStyle w:val="Notedefin"/>
        <w:spacing w:line="276" w:lineRule="auto"/>
        <w:jc w:val="both"/>
      </w:pPr>
      <w:r>
        <w:rPr>
          <w:rStyle w:val="Appeldenotedefin"/>
        </w:rPr>
        <w:endnoteRef/>
      </w:r>
      <w:r>
        <w:t xml:space="preserve"> </w:t>
      </w:r>
      <w:r>
        <w:fldChar w:fldCharType="begin"/>
      </w:r>
      <w:r w:rsidR="005923F5">
        <w:instrText xml:space="preserve"> ADDIN ZOTERO_ITEM CSL_CITATION {"citationID":"8GLYez8u","properties":{"formattedCitation":"Yorick Buot de\\uc0\\u160{}L\\uc0\\u8217{}\\uc0\\u233{}pine, \\uc0\\u171{}\\uc0\\u160{}Identification de l\\uc0\\u8217{}imp\\uc0\\u233{}dance d\\uc0\\u8217{}un traitement en pr\\uc0\\u233{}sence d\\uc0\\u8217{}un \\uc0\\u233{}coulement\\uc0\\u160{}\\uc0\\u187{}, s.\\uc0\\u160{}d.","plainCitation":"Yorick Buot de L’épine, « Identification de l’impédance d’un traitement en présence d’un écoulement », s. d.","noteIndex":22},"citationItems":[{"id":678,"uris":["http://zotero.org/users/12361571/items/PNBMR4AP"],"itemData":{"id":678,"type":"article-journal","language":"fr","source":"Zotero","title":"Identification de l'impédance d'un traitement en présence d'un écoulement","author":[{"family":"L’épine","given":"Yorick Buot","non-dropping-particle":"de"}]}}],"schema":"https://github.com/citation-style-language/schema/raw/master/csl-citation.json"} </w:instrText>
      </w:r>
      <w:r>
        <w:fldChar w:fldCharType="separate"/>
      </w:r>
      <w:r w:rsidR="005923F5" w:rsidRPr="005923F5">
        <w:rPr>
          <w:rFonts w:ascii="Calibri" w:hAnsi="Calibri" w:cs="Calibri"/>
          <w:kern w:val="0"/>
          <w:szCs w:val="24"/>
        </w:rPr>
        <w:t>Yorick Buot de L’épine, « Identification de l’impédance d’un traitement en présence d’un écoulement », s. d.</w:t>
      </w:r>
      <w:r>
        <w:fldChar w:fldCharType="end"/>
      </w:r>
    </w:p>
  </w:endnote>
  <w:endnote w:id="22">
    <w:p w14:paraId="7EAFEC63" w14:textId="1C68EF8F" w:rsidR="005A712B" w:rsidRPr="00597D96" w:rsidRDefault="005A712B" w:rsidP="00073AF9">
      <w:pPr>
        <w:pStyle w:val="Notedebasdepage"/>
        <w:spacing w:line="276" w:lineRule="auto"/>
        <w:jc w:val="both"/>
        <w:rPr>
          <w:lang w:val="en-US"/>
          <w:rPrChange w:id="259" w:author="Lopez, Maël" w:date="2023-12-22T05:44:00Z">
            <w:rPr/>
          </w:rPrChange>
        </w:rPr>
      </w:pPr>
      <w:r>
        <w:rPr>
          <w:rStyle w:val="Appeldenotedefin"/>
        </w:rPr>
        <w:endnoteRef/>
      </w:r>
      <w:r w:rsidRPr="00597D96">
        <w:rPr>
          <w:lang w:val="en-US"/>
          <w:rPrChange w:id="260" w:author="Lopez, Maël" w:date="2023-12-22T05:44:00Z">
            <w:rPr/>
          </w:rPrChange>
        </w:rPr>
        <w:t xml:space="preserve"> </w:t>
      </w:r>
      <w:r>
        <w:fldChar w:fldCharType="begin"/>
      </w:r>
      <w:r w:rsidRPr="00597D96">
        <w:rPr>
          <w:lang w:val="en-US"/>
          <w:rPrChange w:id="261" w:author="Lopez, Maël" w:date="2023-12-22T05:44:00Z">
            <w:rPr/>
          </w:rPrChange>
        </w:rPr>
        <w:instrText xml:space="preserve"> ADDIN ZOTERO_TEMP </w:instrText>
      </w:r>
      <w:r>
        <w:fldChar w:fldCharType="separate"/>
      </w:r>
      <w:r w:rsidRPr="00597D96">
        <w:rPr>
          <w:lang w:val="en-US"/>
          <w:rPrChange w:id="262" w:author="Lopez, Maël" w:date="2023-12-22T05:44:00Z">
            <w:rPr/>
          </w:rPrChange>
        </w:rPr>
        <w:t>Fahy, "Foundations of engineering acoustics"</w:t>
      </w:r>
      <w:r>
        <w:fldChar w:fldCharType="end"/>
      </w:r>
      <w:r w:rsidRPr="00597D96">
        <w:rPr>
          <w:lang w:val="en-US"/>
          <w:rPrChange w:id="263" w:author="Lopez, Maël" w:date="2023-12-22T05:44:00Z">
            <w:rPr/>
          </w:rPrChange>
        </w:rPr>
        <w:t>, Elsevier Science, 2001</w:t>
      </w:r>
    </w:p>
  </w:endnote>
  <w:endnote w:id="23">
    <w:p w14:paraId="6E26B56A" w14:textId="165A7C35" w:rsidR="0011584A" w:rsidRPr="00597D96" w:rsidRDefault="0011584A" w:rsidP="00073AF9">
      <w:pPr>
        <w:pStyle w:val="Notedefin"/>
        <w:spacing w:line="276" w:lineRule="auto"/>
        <w:jc w:val="both"/>
        <w:rPr>
          <w:lang w:val="en-US"/>
          <w:rPrChange w:id="269" w:author="Lopez, Maël" w:date="2023-12-22T05:44:00Z">
            <w:rPr/>
          </w:rPrChange>
        </w:rPr>
      </w:pPr>
      <w:r>
        <w:rPr>
          <w:rStyle w:val="Appeldenotedefin"/>
        </w:rPr>
        <w:endnoteRef/>
      </w:r>
      <w:r w:rsidRPr="00597D96">
        <w:rPr>
          <w:lang w:val="en-US"/>
          <w:rPrChange w:id="270" w:author="Lopez, Maël" w:date="2023-12-22T05:44:00Z">
            <w:rPr/>
          </w:rPrChange>
        </w:rPr>
        <w:t xml:space="preserve"> </w:t>
      </w:r>
      <w:r>
        <w:fldChar w:fldCharType="begin"/>
      </w:r>
      <w:r w:rsidR="005923F5" w:rsidRPr="00597D96">
        <w:rPr>
          <w:lang w:val="en-US"/>
          <w:rPrChange w:id="271" w:author="Lopez, Maël" w:date="2023-12-22T05:44:00Z">
            <w:rPr/>
          </w:rPrChange>
        </w:rPr>
        <w:instrText xml:space="preserve"> ADDIN ZOTERO_ITEM CSL_CITATION {"citationID":"TVw7JQ4c","properties":{"formattedCitation":"Dilillo, \\uc0\\u171{}\\uc0\\u160{}Design and Optimization of Acoustic Liners with Complex Cavities for Improved Broadband Noise Absorption\\uc0\\u160{}\\uc0\\u187{}.","plainCitation":"Dilillo, « Design and Optimization of Acoustic Liners with Complex Cavities for Improved Broadband Noise Absorption ».","noteIndex":24},"citationItems":[{"id":332,"uris":["http://zotero.org/users/12361571/items/ALMJA4E3"],"itemData":{"id":332,"type":"article-journal","language":"en","source":"Zotero","title":"Design and Optimization of Acoustic Liners with Complex Cavities for Improved Broadband Noise Absorption","author":[{"family":"Dilillo","given":"Giuseppe"}]}}],"schema":"https://github.com/citation-style-language/schema/raw/master/csl-citation.json"} </w:instrText>
      </w:r>
      <w:r>
        <w:fldChar w:fldCharType="separate"/>
      </w:r>
      <w:r w:rsidR="005923F5" w:rsidRPr="00597D96">
        <w:rPr>
          <w:rFonts w:ascii="Calibri" w:hAnsi="Calibri" w:cs="Calibri"/>
          <w:kern w:val="0"/>
          <w:szCs w:val="24"/>
          <w:lang w:val="en-US"/>
          <w:rPrChange w:id="272" w:author="Lopez, Maël" w:date="2023-12-22T05:44:00Z">
            <w:rPr>
              <w:rFonts w:ascii="Calibri" w:hAnsi="Calibri" w:cs="Calibri"/>
              <w:kern w:val="0"/>
              <w:szCs w:val="24"/>
            </w:rPr>
          </w:rPrChange>
        </w:rPr>
        <w:t>Dilillo, « Design and Optimization of Acoustic Liners with Complex Cavities for Improved Broadband Noise Absorption ».</w:t>
      </w:r>
      <w:r>
        <w:fldChar w:fldCharType="end"/>
      </w:r>
    </w:p>
  </w:endnote>
  <w:endnote w:id="24">
    <w:p w14:paraId="0C117F41" w14:textId="1735CD3E" w:rsidR="00AA7714" w:rsidRPr="00597D96" w:rsidRDefault="00AA7714" w:rsidP="00073AF9">
      <w:pPr>
        <w:pStyle w:val="Notedefin"/>
        <w:spacing w:line="276" w:lineRule="auto"/>
        <w:jc w:val="both"/>
        <w:rPr>
          <w:lang w:val="en-US"/>
          <w:rPrChange w:id="286" w:author="Lopez, Maël" w:date="2023-12-22T05:44:00Z">
            <w:rPr/>
          </w:rPrChange>
        </w:rPr>
      </w:pPr>
      <w:r>
        <w:rPr>
          <w:rStyle w:val="Appeldenotedefin"/>
        </w:rPr>
        <w:endnoteRef/>
      </w:r>
      <w:r w:rsidRPr="00597D96">
        <w:rPr>
          <w:lang w:val="en-US"/>
          <w:rPrChange w:id="287" w:author="Lopez, Maël" w:date="2023-12-22T05:44:00Z">
            <w:rPr/>
          </w:rPrChange>
        </w:rPr>
        <w:t xml:space="preserve"> Allard, Atalla, « Propagation of Sound in Porous Media », </w:t>
      </w:r>
      <w:r w:rsidR="00950D88" w:rsidRPr="00597D96">
        <w:rPr>
          <w:lang w:val="en-US"/>
          <w:rPrChange w:id="288" w:author="Lopez, Maël" w:date="2023-12-22T05:44:00Z">
            <w:rPr/>
          </w:rPrChange>
        </w:rPr>
        <w:t>2009</w:t>
      </w:r>
    </w:p>
  </w:endnote>
  <w:endnote w:id="25">
    <w:p w14:paraId="10F5D7D4" w14:textId="268C5FAB" w:rsidR="0029106C" w:rsidRPr="00597D96" w:rsidRDefault="0029106C" w:rsidP="00073AF9">
      <w:pPr>
        <w:pStyle w:val="Notedefin"/>
        <w:spacing w:line="276" w:lineRule="auto"/>
        <w:jc w:val="both"/>
        <w:rPr>
          <w:lang w:val="en-US"/>
          <w:rPrChange w:id="292" w:author="Lopez, Maël" w:date="2023-12-22T05:44:00Z">
            <w:rPr/>
          </w:rPrChange>
        </w:rPr>
      </w:pPr>
      <w:r>
        <w:rPr>
          <w:rStyle w:val="Appeldenotedefin"/>
        </w:rPr>
        <w:endnoteRef/>
      </w:r>
      <w:r w:rsidRPr="00597D96">
        <w:rPr>
          <w:lang w:val="en-US"/>
          <w:rPrChange w:id="293" w:author="Lopez, Maël" w:date="2023-12-22T05:44:00Z">
            <w:rPr/>
          </w:rPrChange>
        </w:rPr>
        <w:t xml:space="preserve"> </w:t>
      </w:r>
      <w:r>
        <w:fldChar w:fldCharType="begin"/>
      </w:r>
      <w:r w:rsidR="005923F5" w:rsidRPr="00597D96">
        <w:rPr>
          <w:lang w:val="en-US"/>
          <w:rPrChange w:id="294" w:author="Lopez, Maël" w:date="2023-12-22T05:44:00Z">
            <w:rPr/>
          </w:rPrChange>
        </w:rPr>
        <w:instrText xml:space="preserve"> ADDIN ZOTERO_ITEM CSL_CITATION {"citationID":"nJozwlss","properties":{"formattedCitation":"M.B. Xu, A. Selamet, et H. Kim, \\uc0\\u171{}\\uc0\\u160{}Dual Helmholtz Resonator\\uc0\\u160{}\\uc0\\u187{}, {\\i{}Applied Acoustics} 71, n\\super o\\nosupersub{} 9 (septembre 2010): 822\\uc0\\u8209{}29, https://doi.org/10.1016/j.apacoust.2010.04.007.","plainCitation":"M.B. Xu, A. Selamet, et H. Kim, « Dual Helmholtz Resonator », Applied Acoustics 71, no 9 (septembre 2010): 822</w:instrText>
      </w:r>
      <w:r w:rsidR="005923F5" w:rsidRPr="00597D96">
        <w:rPr>
          <w:rFonts w:ascii="Cambria Math" w:hAnsi="Cambria Math" w:cs="Cambria Math"/>
          <w:lang w:val="en-US"/>
          <w:rPrChange w:id="295" w:author="Lopez, Maël" w:date="2023-12-22T05:44:00Z">
            <w:rPr>
              <w:rFonts w:ascii="Cambria Math" w:hAnsi="Cambria Math" w:cs="Cambria Math"/>
            </w:rPr>
          </w:rPrChange>
        </w:rPr>
        <w:instrText>‑</w:instrText>
      </w:r>
      <w:r w:rsidR="005923F5" w:rsidRPr="00597D96">
        <w:rPr>
          <w:lang w:val="en-US"/>
          <w:rPrChange w:id="296" w:author="Lopez, Maël" w:date="2023-12-22T05:44:00Z">
            <w:rPr/>
          </w:rPrChange>
        </w:rPr>
        <w:instrText xml:space="preserve">29, https://doi.org/10.1016/j.apacoust.2010.04.007.","noteIndex":26},"citationItems":[{"id":630,"uris":["http://zotero.org/users/12361571/items/DITS67L7"],"itemData":{"id":630,"type":"article-journal","abstract":"Acoustic characteristics of a dual Helmholtz resonator which consists of a pair of cylindrical neck and cavity connected in series (neck–cavity–neck–cavity) are established primarily in terms of a lumped-parameter theory. The results are then compared to (a) a two-dimensional analytical approach by applying a pressure/velocity matching technique for a piston-driven model; (b) a three-dimensional boundary element method for a pipe-mounted model; and (c) experiments on an impedance-tube test setup with one fabricated prototype installed in a sidebranch orientation (pipe-mounted model). Closed-form expressions have been developed in the present study for the resonance frequencies and the transmission loss of this two degree-of-freedom system based on the Newton’s second law of motion for a lumped system. The resonance frequencies and the transmission loss from this theory agree well with the analytical results, while showing a reasonable comparison with both the numerical predictions and the measurements.","container-title":"Applied Acoustics","DOI":"10.1016/j.apacoust.2010.04.007","ISSN":"0003682X","issue":"9","journalAbbreviation":"Applied Acoustics","language":"en","page":"822-829","source":"DOI.org (Crossref)","title":"Dual Helmholtz resonator","volume":"71","author":[{"family":"Xu","given":"M.B."},{"family":"Selamet","given":"A."},{"family":"Kim","given":"H."}],"issued":{"date-parts":[["2010",9]]}}}],"schema":"https://github.com/citation-style-language/schema/raw/master/csl-citation.json"} </w:instrText>
      </w:r>
      <w:r>
        <w:fldChar w:fldCharType="separate"/>
      </w:r>
      <w:r w:rsidR="005923F5" w:rsidRPr="00597D96">
        <w:rPr>
          <w:rFonts w:ascii="Calibri" w:hAnsi="Calibri" w:cs="Calibri"/>
          <w:kern w:val="0"/>
          <w:szCs w:val="24"/>
          <w:lang w:val="en-US"/>
          <w:rPrChange w:id="297" w:author="Lopez, Maël" w:date="2023-12-22T05:44:00Z">
            <w:rPr>
              <w:rFonts w:ascii="Calibri" w:hAnsi="Calibri" w:cs="Calibri"/>
              <w:kern w:val="0"/>
              <w:szCs w:val="24"/>
            </w:rPr>
          </w:rPrChange>
        </w:rPr>
        <w:t xml:space="preserve">M.B. Xu, A. Selamet, et H. Kim, « Dual Helmholtz Resonator », </w:t>
      </w:r>
      <w:r w:rsidR="005923F5" w:rsidRPr="00597D96">
        <w:rPr>
          <w:rFonts w:ascii="Calibri" w:hAnsi="Calibri" w:cs="Calibri"/>
          <w:i/>
          <w:iCs/>
          <w:kern w:val="0"/>
          <w:szCs w:val="24"/>
          <w:lang w:val="en-US"/>
          <w:rPrChange w:id="298" w:author="Lopez, Maël" w:date="2023-12-22T05:44:00Z">
            <w:rPr>
              <w:rFonts w:ascii="Calibri" w:hAnsi="Calibri" w:cs="Calibri"/>
              <w:i/>
              <w:iCs/>
              <w:kern w:val="0"/>
              <w:szCs w:val="24"/>
            </w:rPr>
          </w:rPrChange>
        </w:rPr>
        <w:t>Applied Acoustics</w:t>
      </w:r>
      <w:r w:rsidR="005923F5" w:rsidRPr="00597D96">
        <w:rPr>
          <w:rFonts w:ascii="Calibri" w:hAnsi="Calibri" w:cs="Calibri"/>
          <w:kern w:val="0"/>
          <w:szCs w:val="24"/>
          <w:lang w:val="en-US"/>
          <w:rPrChange w:id="299" w:author="Lopez, Maël" w:date="2023-12-22T05:44:00Z">
            <w:rPr>
              <w:rFonts w:ascii="Calibri" w:hAnsi="Calibri" w:cs="Calibri"/>
              <w:kern w:val="0"/>
              <w:szCs w:val="24"/>
            </w:rPr>
          </w:rPrChange>
        </w:rPr>
        <w:t xml:space="preserve"> 71, n</w:t>
      </w:r>
      <w:r w:rsidR="005923F5" w:rsidRPr="00597D96">
        <w:rPr>
          <w:rFonts w:ascii="Calibri" w:hAnsi="Calibri" w:cs="Calibri"/>
          <w:kern w:val="0"/>
          <w:szCs w:val="24"/>
          <w:vertAlign w:val="superscript"/>
          <w:lang w:val="en-US"/>
          <w:rPrChange w:id="300" w:author="Lopez, Maël" w:date="2023-12-22T05:44:00Z">
            <w:rPr>
              <w:rFonts w:ascii="Calibri" w:hAnsi="Calibri" w:cs="Calibri"/>
              <w:kern w:val="0"/>
              <w:szCs w:val="24"/>
              <w:vertAlign w:val="superscript"/>
            </w:rPr>
          </w:rPrChange>
        </w:rPr>
        <w:t>o</w:t>
      </w:r>
      <w:r w:rsidR="005923F5" w:rsidRPr="00597D96">
        <w:rPr>
          <w:rFonts w:ascii="Calibri" w:hAnsi="Calibri" w:cs="Calibri"/>
          <w:kern w:val="0"/>
          <w:szCs w:val="24"/>
          <w:lang w:val="en-US"/>
          <w:rPrChange w:id="301" w:author="Lopez, Maël" w:date="2023-12-22T05:44:00Z">
            <w:rPr>
              <w:rFonts w:ascii="Calibri" w:hAnsi="Calibri" w:cs="Calibri"/>
              <w:kern w:val="0"/>
              <w:szCs w:val="24"/>
            </w:rPr>
          </w:rPrChange>
        </w:rPr>
        <w:t xml:space="preserve"> 9 (septembre 2010): 822‑29, https://doi.org/10.1016/j.apacoust.2010.04.007.</w:t>
      </w:r>
      <w:r>
        <w:fldChar w:fldCharType="end"/>
      </w:r>
    </w:p>
  </w:endnote>
  <w:endnote w:id="26">
    <w:p w14:paraId="4FD203AF" w14:textId="4C804D16" w:rsidR="0029106C" w:rsidRPr="00597D96" w:rsidRDefault="0029106C" w:rsidP="00073AF9">
      <w:pPr>
        <w:pStyle w:val="Notedefin"/>
        <w:spacing w:line="276" w:lineRule="auto"/>
        <w:jc w:val="both"/>
        <w:rPr>
          <w:lang w:val="en-US"/>
          <w:rPrChange w:id="302" w:author="Lopez, Maël" w:date="2023-12-22T05:44:00Z">
            <w:rPr/>
          </w:rPrChange>
        </w:rPr>
      </w:pPr>
      <w:r>
        <w:rPr>
          <w:rStyle w:val="Appeldenotedefin"/>
        </w:rPr>
        <w:endnoteRef/>
      </w:r>
      <w:r w:rsidRPr="00597D96">
        <w:rPr>
          <w:lang w:val="en-US"/>
          <w:rPrChange w:id="303" w:author="Lopez, Maël" w:date="2023-12-22T05:44:00Z">
            <w:rPr/>
          </w:rPrChange>
        </w:rPr>
        <w:t xml:space="preserve"> </w:t>
      </w:r>
      <w:r>
        <w:fldChar w:fldCharType="begin"/>
      </w:r>
      <w:r w:rsidR="005923F5" w:rsidRPr="00597D96">
        <w:rPr>
          <w:lang w:val="en-US"/>
          <w:rPrChange w:id="304" w:author="Lopez, Maël" w:date="2023-12-22T05:44:00Z">
            <w:rPr/>
          </w:rPrChange>
        </w:rPr>
        <w:instrText xml:space="preserve"> ADDIN ZOTERO_ITEM CSL_CITATION {"citationID":"xSNZCE8E","properties":{"formattedCitation":"Ma\\uc0\\u235{}l Lopez, Thomas Dupont, et Raymond Panneton, \\uc0\\u171{}\\uc0\\u160{}A Mass-Spring Analogy for Modeling the Acoustic Behaviour of a Metamaterial\\uc0\\u160{}\\uc0\\u187{}, {\\i{}INTER-NOISE and NOISE-CON Congress and Conference Proceedings} 265, n\\super o\\nosupersub{} 1 (1 f\\uc0\\u233{}vrier 2023): 6295\\uc0\\u8209{}6301, https://doi.org/10.3397/IN_2022_0935.","plainCitation":"Maël Lopez, Thomas Dupont, et Raymond Panneton, « A Mass-Spring Analogy for Modeling the Acoustic Behaviour of a Metamaterial », INTER-NOISE and NOISE-CON Congress and Conference Proceedings 265, no 1 (1 février 2023): 6295</w:instrText>
      </w:r>
      <w:r w:rsidR="005923F5" w:rsidRPr="00597D96">
        <w:rPr>
          <w:rFonts w:ascii="Cambria Math" w:hAnsi="Cambria Math" w:cs="Cambria Math"/>
          <w:lang w:val="en-US"/>
          <w:rPrChange w:id="305" w:author="Lopez, Maël" w:date="2023-12-22T05:44:00Z">
            <w:rPr>
              <w:rFonts w:ascii="Cambria Math" w:hAnsi="Cambria Math" w:cs="Cambria Math"/>
            </w:rPr>
          </w:rPrChange>
        </w:rPr>
        <w:instrText>‑</w:instrText>
      </w:r>
      <w:r w:rsidR="005923F5" w:rsidRPr="00597D96">
        <w:rPr>
          <w:lang w:val="en-US"/>
          <w:rPrChange w:id="306" w:author="Lopez, Maël" w:date="2023-12-22T05:44:00Z">
            <w:rPr/>
          </w:rPrChange>
        </w:rPr>
        <w:instrText xml:space="preserve">6301, https://doi.org/10.3397/IN_2022_0935.","noteIndex":27},"citationItems":[{"id":429,"uris":["http://zotero.org/users/12361571/items/8VRRI9J7"],"itemData":{"id":429,"type":"article-journal","abstract":"Absorbing sound almost completely at specific frequencies with conventional acoustic materials whose thickness is much smaller than the wavelength is a challenge, particularly at low frequencies. For this purpose, acoustic metamaterials are of great interest. The metamaterial studied in this research is called multi-pancake cavities. It is composed of a main pore with a repetition of thin annular cavities (pancake cavities). Previous research has shown that this repetition increases the effective compressibility of the main pore. This increase makes it possible to decrease the effective sound speed in the material and, consequently, the main pore resonance frequencies. At these resonances, the metamaterial presents absorption peaks, the first one can have a wavelength to material thickness ratio of more than dozens of times (subwavelength material). To complete the analysis and prediction of absorption peaks (especially secondary peaks) of these metamaterials, this study proposes to adapt a conventional mass-spring model to this metamaterial. Due to the small cavity length-to-diameter ratios, radial propagation is considered inside the annular cavities. This model shows a good agreement with results obtained by finite element method and impedance tube measurements. Finally, comparisons with previous theoretical approaches are presented and discussed.","container-title":"INTER-NOISE and NOISE-CON Congress and Conference Proceedings","DOI":"10.3397/IN_2022_0935","ISSN":"0736-2935","issue":"1","journalAbbreviation":"inter noise","language":"en","page":"6295-6301","source":"DOI.org (Crossref)","title":"A mass-spring analogy for modeling the acoustic behaviour of a metamaterial","volume":"265","author":[{"family":"Lopez","given":"Maël"},{"family":"Dupont","given":"Thomas"},{"family":"Panneton","given":"Raymond"}],"issued":{"date-parts":[["2023",2,1]]}}}],"schema":"https://github.com/citation-style-language/schema/raw/master/csl-citation.json"} </w:instrText>
      </w:r>
      <w:r>
        <w:fldChar w:fldCharType="separate"/>
      </w:r>
      <w:r w:rsidR="005923F5" w:rsidRPr="00597D96">
        <w:rPr>
          <w:rFonts w:ascii="Calibri" w:hAnsi="Calibri" w:cs="Calibri"/>
          <w:kern w:val="0"/>
          <w:szCs w:val="24"/>
          <w:lang w:val="en-US"/>
          <w:rPrChange w:id="307" w:author="Lopez, Maël" w:date="2023-12-22T05:44:00Z">
            <w:rPr>
              <w:rFonts w:ascii="Calibri" w:hAnsi="Calibri" w:cs="Calibri"/>
              <w:kern w:val="0"/>
              <w:szCs w:val="24"/>
            </w:rPr>
          </w:rPrChange>
        </w:rPr>
        <w:t xml:space="preserve">Maël Lopez, Thomas Dupont, et Raymond Panneton, « A Mass-Spring Analogy for Modeling the Acoustic Behaviour of a Metamaterial », </w:t>
      </w:r>
      <w:r w:rsidR="005923F5" w:rsidRPr="00597D96">
        <w:rPr>
          <w:rFonts w:ascii="Calibri" w:hAnsi="Calibri" w:cs="Calibri"/>
          <w:i/>
          <w:iCs/>
          <w:kern w:val="0"/>
          <w:szCs w:val="24"/>
          <w:lang w:val="en-US"/>
          <w:rPrChange w:id="308" w:author="Lopez, Maël" w:date="2023-12-22T05:44:00Z">
            <w:rPr>
              <w:rFonts w:ascii="Calibri" w:hAnsi="Calibri" w:cs="Calibri"/>
              <w:i/>
              <w:iCs/>
              <w:kern w:val="0"/>
              <w:szCs w:val="24"/>
            </w:rPr>
          </w:rPrChange>
        </w:rPr>
        <w:t>INTER-NOISE and NOISE-CON Congress and Conference Proceedings</w:t>
      </w:r>
      <w:r w:rsidR="005923F5" w:rsidRPr="00597D96">
        <w:rPr>
          <w:rFonts w:ascii="Calibri" w:hAnsi="Calibri" w:cs="Calibri"/>
          <w:kern w:val="0"/>
          <w:szCs w:val="24"/>
          <w:lang w:val="en-US"/>
          <w:rPrChange w:id="309" w:author="Lopez, Maël" w:date="2023-12-22T05:44:00Z">
            <w:rPr>
              <w:rFonts w:ascii="Calibri" w:hAnsi="Calibri" w:cs="Calibri"/>
              <w:kern w:val="0"/>
              <w:szCs w:val="24"/>
            </w:rPr>
          </w:rPrChange>
        </w:rPr>
        <w:t xml:space="preserve"> 265, n</w:t>
      </w:r>
      <w:r w:rsidR="005923F5" w:rsidRPr="00597D96">
        <w:rPr>
          <w:rFonts w:ascii="Calibri" w:hAnsi="Calibri" w:cs="Calibri"/>
          <w:kern w:val="0"/>
          <w:szCs w:val="24"/>
          <w:vertAlign w:val="superscript"/>
          <w:lang w:val="en-US"/>
          <w:rPrChange w:id="310" w:author="Lopez, Maël" w:date="2023-12-22T05:44:00Z">
            <w:rPr>
              <w:rFonts w:ascii="Calibri" w:hAnsi="Calibri" w:cs="Calibri"/>
              <w:kern w:val="0"/>
              <w:szCs w:val="24"/>
              <w:vertAlign w:val="superscript"/>
            </w:rPr>
          </w:rPrChange>
        </w:rPr>
        <w:t>o</w:t>
      </w:r>
      <w:r w:rsidR="005923F5" w:rsidRPr="00597D96">
        <w:rPr>
          <w:rFonts w:ascii="Calibri" w:hAnsi="Calibri" w:cs="Calibri"/>
          <w:kern w:val="0"/>
          <w:szCs w:val="24"/>
          <w:lang w:val="en-US"/>
          <w:rPrChange w:id="311" w:author="Lopez, Maël" w:date="2023-12-22T05:44:00Z">
            <w:rPr>
              <w:rFonts w:ascii="Calibri" w:hAnsi="Calibri" w:cs="Calibri"/>
              <w:kern w:val="0"/>
              <w:szCs w:val="24"/>
            </w:rPr>
          </w:rPrChange>
        </w:rPr>
        <w:t xml:space="preserve"> 1 (1 février 2023): 6295‑6301, https://doi.org/10.3397/IN_2022_0935.</w:t>
      </w:r>
      <w:r>
        <w:fldChar w:fldCharType="end"/>
      </w:r>
    </w:p>
  </w:endnote>
  <w:endnote w:id="27">
    <w:p w14:paraId="330F45D5" w14:textId="5773A500" w:rsidR="00482F59" w:rsidRPr="00597D96" w:rsidRDefault="00482F59" w:rsidP="00073AF9">
      <w:pPr>
        <w:pStyle w:val="Notedefin"/>
        <w:spacing w:line="276" w:lineRule="auto"/>
        <w:jc w:val="both"/>
        <w:rPr>
          <w:lang w:val="en-US"/>
          <w:rPrChange w:id="312" w:author="Lopez, Maël" w:date="2023-12-22T05:44:00Z">
            <w:rPr/>
          </w:rPrChange>
        </w:rPr>
      </w:pPr>
      <w:r>
        <w:rPr>
          <w:rStyle w:val="Appeldenotedefin"/>
        </w:rPr>
        <w:endnoteRef/>
      </w:r>
      <w:r w:rsidRPr="00597D96">
        <w:rPr>
          <w:lang w:val="en-US"/>
          <w:rPrChange w:id="313" w:author="Lopez, Maël" w:date="2023-12-22T05:44:00Z">
            <w:rPr/>
          </w:rPrChange>
        </w:rPr>
        <w:t xml:space="preserve"> </w:t>
      </w:r>
      <w:r>
        <w:fldChar w:fldCharType="begin"/>
      </w:r>
      <w:r w:rsidR="005923F5" w:rsidRPr="00597D96">
        <w:rPr>
          <w:lang w:val="en-US"/>
          <w:rPrChange w:id="314" w:author="Lopez, Maël" w:date="2023-12-22T05:44:00Z">
            <w:rPr/>
          </w:rPrChange>
        </w:rPr>
        <w:instrText xml:space="preserve"> ADDIN ZOTERO_ITEM CSL_CITATION {"citationID":"TRhW4JHW","properties":{"formattedCitation":"Thomas Dupont et al., \\uc0\\u171{}\\uc0\\u160{}A Microstructure Material Design for Low Frequency Sound Absorption\\uc0\\u160{}\\uc0\\u187{}, {\\i{}Applied Acoustics} 136 (juillet 2018): 86\\uc0\\u8209{}93, https://doi.org/10.1016/j.apacoust.2018.02.016.","plainCitation":"Thomas Dupont et al., « A Microstructure Material Design for Low Frequency Sound Absorption », Applied Acoustics 136 (juillet 2018): 86</w:instrText>
      </w:r>
      <w:r w:rsidR="005923F5" w:rsidRPr="00597D96">
        <w:rPr>
          <w:rFonts w:ascii="Cambria Math" w:hAnsi="Cambria Math" w:cs="Cambria Math"/>
          <w:lang w:val="en-US"/>
          <w:rPrChange w:id="315" w:author="Lopez, Maël" w:date="2023-12-22T05:44:00Z">
            <w:rPr>
              <w:rFonts w:ascii="Cambria Math" w:hAnsi="Cambria Math" w:cs="Cambria Math"/>
            </w:rPr>
          </w:rPrChange>
        </w:rPr>
        <w:instrText>‑</w:instrText>
      </w:r>
      <w:r w:rsidR="005923F5" w:rsidRPr="00597D96">
        <w:rPr>
          <w:lang w:val="en-US"/>
          <w:rPrChange w:id="316" w:author="Lopez, Maël" w:date="2023-12-22T05:44:00Z">
            <w:rPr/>
          </w:rPrChange>
        </w:rPr>
        <w:instrText>93, https://doi.org/10.1016/j.apacoust.2018.02.016.","noteIndex":28},"citationItems":[{"id":619,"uris":["http://zotero.org/users/12361571/items/5PTLA2A5"],"itemData":{"id":619,"type":"article-journal","abstract":"The acoustic properties of an air-saturated porous material depend on its microstructure and the thickness of the sample. Thick samples of conventional acoustic materials are required to achieve good absorption at low frequencies. This study suggests a new micro-structure for the design of low-frequency resonant acoustic absorbers. A perforated material is studied, in which the main perforations are connected to a collection of periodically spaced very thin annular dead-end pores with respect to the lateral size, these absorbers are called multi-pancake materials. It is shown, that at low frequencies, the periodic array of annular dead-end pores increases the effective compressibility without modifying the e</w:instrText>
      </w:r>
      <w:r w:rsidR="005923F5">
        <w:instrText>ﬀ</w:instrText>
      </w:r>
      <w:r w:rsidR="005923F5" w:rsidRPr="00597D96">
        <w:rPr>
          <w:lang w:val="en-US"/>
          <w:rPrChange w:id="317" w:author="Lopez, Maël" w:date="2023-12-22T05:44:00Z">
            <w:rPr/>
          </w:rPrChange>
        </w:rPr>
        <w:instrText>ective dynamic density. Due to this e</w:instrText>
      </w:r>
      <w:r w:rsidR="005923F5">
        <w:instrText>ﬀ</w:instrText>
      </w:r>
      <w:r w:rsidR="005923F5" w:rsidRPr="00597D96">
        <w:rPr>
          <w:lang w:val="en-US"/>
          <w:rPrChange w:id="318" w:author="Lopez, Maël" w:date="2023-12-22T05:44:00Z">
            <w:rPr/>
          </w:rPrChange>
        </w:rPr>
        <w:instrText xml:space="preserve">ect, the </w:instrText>
      </w:r>
      <w:r w:rsidR="005923F5">
        <w:instrText>ﬁ</w:instrText>
      </w:r>
      <w:r w:rsidR="005923F5" w:rsidRPr="00597D96">
        <w:rPr>
          <w:lang w:val="en-US"/>
          <w:rPrChange w:id="319" w:author="Lopez, Maël" w:date="2023-12-22T05:44:00Z">
            <w:rPr/>
          </w:rPrChange>
        </w:rPr>
        <w:instrText xml:space="preserve">rst sound absorption peak appears at much lower frequency, compared to that of the structure without dead-end pores. A transfer matrix approach is proposed to model and optimize the absorber. Prototypes have been 3D printed and tested for sound absorption and transmission loss. This design allowed to design materials capable of producing absorption peaks at a few hundred Hz and constituted of a stacking of 10–20 annular dead-end pores, each deadend having a thickness of the order of 1 mm or less so that the overall material thickness was of a few cm. A good agreement between the data and the model predictions is demonstrated.","container-title":"Applied Acoustics","DOI":"10.1016/j.apacoust.2018.02.016","ISSN":"0003682X","journalAbbreviation":"Applied Acoustics","language":"en","page":"86-93","source":"DOI.org (Crossref)","title":"A microstructure material design for low frequency sound absorption","volume":"136","author":[{"family":"Dupont","given":"Thomas"},{"family":"Leclaire","given":"Philippe"},{"family":"Panneton","given":"Raymond"},{"family":"Umnova","given":"Olga"}],"issued":{"date-parts":[["2018",7]]}}}],"schema":"https://github.com/citation-style-language/schema/raw/master/csl-citation.json"} </w:instrText>
      </w:r>
      <w:r>
        <w:fldChar w:fldCharType="separate"/>
      </w:r>
      <w:r w:rsidR="005923F5" w:rsidRPr="00597D96">
        <w:rPr>
          <w:rFonts w:ascii="Calibri" w:hAnsi="Calibri" w:cs="Calibri"/>
          <w:kern w:val="0"/>
          <w:szCs w:val="24"/>
          <w:lang w:val="en-US"/>
          <w:rPrChange w:id="320" w:author="Lopez, Maël" w:date="2023-12-22T05:44:00Z">
            <w:rPr>
              <w:rFonts w:ascii="Calibri" w:hAnsi="Calibri" w:cs="Calibri"/>
              <w:kern w:val="0"/>
              <w:szCs w:val="24"/>
            </w:rPr>
          </w:rPrChange>
        </w:rPr>
        <w:t xml:space="preserve">Thomas Dupont et al., « A Microstructure Material Design for Low Frequency Sound Absorption », </w:t>
      </w:r>
      <w:r w:rsidR="005923F5" w:rsidRPr="00597D96">
        <w:rPr>
          <w:rFonts w:ascii="Calibri" w:hAnsi="Calibri" w:cs="Calibri"/>
          <w:i/>
          <w:iCs/>
          <w:kern w:val="0"/>
          <w:szCs w:val="24"/>
          <w:lang w:val="en-US"/>
          <w:rPrChange w:id="321" w:author="Lopez, Maël" w:date="2023-12-22T05:44:00Z">
            <w:rPr>
              <w:rFonts w:ascii="Calibri" w:hAnsi="Calibri" w:cs="Calibri"/>
              <w:i/>
              <w:iCs/>
              <w:kern w:val="0"/>
              <w:szCs w:val="24"/>
            </w:rPr>
          </w:rPrChange>
        </w:rPr>
        <w:t>Applied Acoustics</w:t>
      </w:r>
      <w:r w:rsidR="005923F5" w:rsidRPr="00597D96">
        <w:rPr>
          <w:rFonts w:ascii="Calibri" w:hAnsi="Calibri" w:cs="Calibri"/>
          <w:kern w:val="0"/>
          <w:szCs w:val="24"/>
          <w:lang w:val="en-US"/>
          <w:rPrChange w:id="322" w:author="Lopez, Maël" w:date="2023-12-22T05:44:00Z">
            <w:rPr>
              <w:rFonts w:ascii="Calibri" w:hAnsi="Calibri" w:cs="Calibri"/>
              <w:kern w:val="0"/>
              <w:szCs w:val="24"/>
            </w:rPr>
          </w:rPrChange>
        </w:rPr>
        <w:t xml:space="preserve"> 136 (juillet 2018): 86‑93, https://doi.org/10.1016/j.apacoust.2018.02.016.</w:t>
      </w:r>
      <w:r>
        <w:fldChar w:fldCharType="end"/>
      </w:r>
    </w:p>
  </w:endnote>
  <w:endnote w:id="28">
    <w:p w14:paraId="761AD5E1" w14:textId="53516F04" w:rsidR="00885B94" w:rsidRPr="00597D96" w:rsidRDefault="00885B94" w:rsidP="00073AF9">
      <w:pPr>
        <w:pStyle w:val="Notedefin"/>
        <w:spacing w:line="276" w:lineRule="auto"/>
        <w:jc w:val="both"/>
        <w:rPr>
          <w:lang w:val="en-US"/>
          <w:rPrChange w:id="333" w:author="Lopez, Maël" w:date="2023-12-22T05:44:00Z">
            <w:rPr/>
          </w:rPrChange>
        </w:rPr>
      </w:pPr>
      <w:r>
        <w:rPr>
          <w:rStyle w:val="Appeldenotedefin"/>
        </w:rPr>
        <w:endnoteRef/>
      </w:r>
      <w:r w:rsidRPr="00597D96">
        <w:rPr>
          <w:lang w:val="en-US"/>
          <w:rPrChange w:id="334" w:author="Lopez, Maël" w:date="2023-12-22T05:44:00Z">
            <w:rPr/>
          </w:rPrChange>
        </w:rPr>
        <w:t xml:space="preserve"> Atalla &amp; Allard, « Propagation of sound in porous media », p.20</w:t>
      </w:r>
    </w:p>
  </w:endnote>
  <w:endnote w:id="29">
    <w:p w14:paraId="7B1E52AA" w14:textId="328D7C8A" w:rsidR="00885B94" w:rsidRPr="00597D96" w:rsidRDefault="00885B94" w:rsidP="00073AF9">
      <w:pPr>
        <w:pStyle w:val="Notedefin"/>
        <w:spacing w:line="276" w:lineRule="auto"/>
        <w:jc w:val="both"/>
        <w:rPr>
          <w:lang w:val="en-US"/>
          <w:rPrChange w:id="337" w:author="Lopez, Maël" w:date="2023-12-22T05:44:00Z">
            <w:rPr/>
          </w:rPrChange>
        </w:rPr>
      </w:pPr>
      <w:r>
        <w:rPr>
          <w:rStyle w:val="Appeldenotedefin"/>
        </w:rPr>
        <w:endnoteRef/>
      </w:r>
      <w:r w:rsidRPr="00597D96">
        <w:rPr>
          <w:lang w:val="en-US"/>
          <w:rPrChange w:id="338" w:author="Lopez, Maël" w:date="2023-12-22T05:44:00Z">
            <w:rPr/>
          </w:rPrChange>
        </w:rPr>
        <w:t xml:space="preserve"> Idem, </w:t>
      </w:r>
      <w:r w:rsidRPr="00597D96">
        <w:rPr>
          <w:rFonts w:eastAsiaTheme="minorEastAsia"/>
          <w:lang w:val="en-US"/>
          <w:rPrChange w:id="339" w:author="Lopez, Maël" w:date="2023-12-22T05:44:00Z">
            <w:rPr>
              <w:rFonts w:eastAsiaTheme="minorEastAsia"/>
            </w:rPr>
          </w:rPrChange>
        </w:rPr>
        <w:t>(4.18) p.48, (4.48), p.52</w:t>
      </w:r>
    </w:p>
  </w:endnote>
  <w:endnote w:id="30">
    <w:p w14:paraId="0D4E37BA" w14:textId="6E38D2F7" w:rsidR="00830A6C" w:rsidRPr="00597D96" w:rsidRDefault="00830A6C" w:rsidP="00073AF9">
      <w:pPr>
        <w:pStyle w:val="Notedefin"/>
        <w:spacing w:line="276" w:lineRule="auto"/>
        <w:jc w:val="both"/>
        <w:rPr>
          <w:lang w:val="en-US"/>
          <w:rPrChange w:id="348" w:author="Lopez, Maël" w:date="2023-12-22T05:44:00Z">
            <w:rPr/>
          </w:rPrChange>
        </w:rPr>
      </w:pPr>
      <w:r>
        <w:rPr>
          <w:rStyle w:val="Appeldenotedefin"/>
        </w:rPr>
        <w:endnoteRef/>
      </w:r>
      <w:r w:rsidRPr="00597D96">
        <w:rPr>
          <w:lang w:val="en-US"/>
          <w:rPrChange w:id="349" w:author="Lopez, Maël" w:date="2023-12-22T05:44:00Z">
            <w:rPr/>
          </w:rPrChange>
        </w:rPr>
        <w:t xml:space="preserve"> </w:t>
      </w:r>
      <w:r>
        <w:fldChar w:fldCharType="begin"/>
      </w:r>
      <w:r w:rsidR="005923F5" w:rsidRPr="00597D96">
        <w:rPr>
          <w:lang w:val="en-US"/>
          <w:rPrChange w:id="350" w:author="Lopez, Maël" w:date="2023-12-22T05:44:00Z">
            <w:rPr/>
          </w:rPrChange>
        </w:rPr>
        <w:instrText xml:space="preserve"> ADDIN ZOTERO_ITEM CSL_CITATION {"citationID":"YGaUmLPz","properties":{"formattedCitation":"Noureddine Atalla et Franck Sgard, \\uc0\\u171{}\\uc0\\u160{}Modeling of Perforated Plates and Screens Using Rigid Frame Porous Models\\uc0\\u160{}\\uc0\\u187{}, {\\i{}Journal of Sound and Vibration} 303, n\\super o\\nosupersub{} 1\\uc0\\u8209{}2 (juin 2007): 195\\uc0\\u8209{}208, https://doi.org/10.1016/j.jsv.2007.01.012.","plainCitation":"Noureddine Atalla et Franck Sgard, « Modeling of Perforated Plates and Screens Using Rigid Frame Porous Models », Journal of Sound and Vibration 303, no 1</w:instrText>
      </w:r>
      <w:r w:rsidR="005923F5" w:rsidRPr="00597D96">
        <w:rPr>
          <w:rFonts w:ascii="Cambria Math" w:hAnsi="Cambria Math" w:cs="Cambria Math"/>
          <w:lang w:val="en-US"/>
          <w:rPrChange w:id="351" w:author="Lopez, Maël" w:date="2023-12-22T05:44:00Z">
            <w:rPr>
              <w:rFonts w:ascii="Cambria Math" w:hAnsi="Cambria Math" w:cs="Cambria Math"/>
            </w:rPr>
          </w:rPrChange>
        </w:rPr>
        <w:instrText>‑</w:instrText>
      </w:r>
      <w:r w:rsidR="005923F5" w:rsidRPr="00597D96">
        <w:rPr>
          <w:lang w:val="en-US"/>
          <w:rPrChange w:id="352" w:author="Lopez, Maël" w:date="2023-12-22T05:44:00Z">
            <w:rPr/>
          </w:rPrChange>
        </w:rPr>
        <w:instrText>2 (juin 2007): 195</w:instrText>
      </w:r>
      <w:r w:rsidR="005923F5" w:rsidRPr="00597D96">
        <w:rPr>
          <w:rFonts w:ascii="Cambria Math" w:hAnsi="Cambria Math" w:cs="Cambria Math"/>
          <w:lang w:val="en-US"/>
          <w:rPrChange w:id="353" w:author="Lopez, Maël" w:date="2023-12-22T05:44:00Z">
            <w:rPr>
              <w:rFonts w:ascii="Cambria Math" w:hAnsi="Cambria Math" w:cs="Cambria Math"/>
            </w:rPr>
          </w:rPrChange>
        </w:rPr>
        <w:instrText>‑</w:instrText>
      </w:r>
      <w:r w:rsidR="005923F5" w:rsidRPr="00597D96">
        <w:rPr>
          <w:lang w:val="en-US"/>
          <w:rPrChange w:id="354" w:author="Lopez, Maël" w:date="2023-12-22T05:44:00Z">
            <w:rPr/>
          </w:rPrChange>
        </w:rPr>
        <w:instrText xml:space="preserve">208, https://doi.org/10.1016/j.jsv.2007.01.012.","noteIndex":31},"citationItems":[{"id":406,"uris":["http://zotero.org/users/12361571/items/YMLVPJTU"],"itemData":{"id":406,"type":"article-journal","container-title":"Journal of Sound and Vibration","DOI":"10.1016/j.jsv.2007.01.012","ISSN":"0022460X","issue":"1-2","journalAbbreviation":"Journal of Sound and Vibration","language":"en","page":"195-208","source":"DOI.org (Crossref)","title":"Modeling of perforated plates and screens using rigid frame porous models","volume":"303","author":[{"family":"Atalla","given":"Noureddine"},{"family":"Sgard","given":"Franck"}],"issued":{"date-parts":[["2007",6]]}}}],"schema":"https://github.com/citation-style-language/schema/raw/master/csl-citation.json"} </w:instrText>
      </w:r>
      <w:r>
        <w:fldChar w:fldCharType="separate"/>
      </w:r>
      <w:r w:rsidR="005923F5" w:rsidRPr="00597D96">
        <w:rPr>
          <w:rFonts w:ascii="Calibri" w:hAnsi="Calibri" w:cs="Calibri"/>
          <w:kern w:val="0"/>
          <w:szCs w:val="24"/>
          <w:lang w:val="en-US"/>
          <w:rPrChange w:id="355" w:author="Lopez, Maël" w:date="2023-12-22T05:44:00Z">
            <w:rPr>
              <w:rFonts w:ascii="Calibri" w:hAnsi="Calibri" w:cs="Calibri"/>
              <w:kern w:val="0"/>
              <w:szCs w:val="24"/>
            </w:rPr>
          </w:rPrChange>
        </w:rPr>
        <w:t xml:space="preserve">Noureddine Atalla et Franck Sgard, « Modeling of Perforated Plates and Screens Using Rigid Frame Porous Models », </w:t>
      </w:r>
      <w:r w:rsidR="005923F5" w:rsidRPr="00597D96">
        <w:rPr>
          <w:rFonts w:ascii="Calibri" w:hAnsi="Calibri" w:cs="Calibri"/>
          <w:i/>
          <w:iCs/>
          <w:kern w:val="0"/>
          <w:szCs w:val="24"/>
          <w:lang w:val="en-US"/>
          <w:rPrChange w:id="356" w:author="Lopez, Maël" w:date="2023-12-22T05:44:00Z">
            <w:rPr>
              <w:rFonts w:ascii="Calibri" w:hAnsi="Calibri" w:cs="Calibri"/>
              <w:i/>
              <w:iCs/>
              <w:kern w:val="0"/>
              <w:szCs w:val="24"/>
            </w:rPr>
          </w:rPrChange>
        </w:rPr>
        <w:t>Journal of Sound and Vibration</w:t>
      </w:r>
      <w:r w:rsidR="005923F5" w:rsidRPr="00597D96">
        <w:rPr>
          <w:rFonts w:ascii="Calibri" w:hAnsi="Calibri" w:cs="Calibri"/>
          <w:kern w:val="0"/>
          <w:szCs w:val="24"/>
          <w:lang w:val="en-US"/>
          <w:rPrChange w:id="357" w:author="Lopez, Maël" w:date="2023-12-22T05:44:00Z">
            <w:rPr>
              <w:rFonts w:ascii="Calibri" w:hAnsi="Calibri" w:cs="Calibri"/>
              <w:kern w:val="0"/>
              <w:szCs w:val="24"/>
            </w:rPr>
          </w:rPrChange>
        </w:rPr>
        <w:t xml:space="preserve"> 303, n</w:t>
      </w:r>
      <w:r w:rsidR="005923F5" w:rsidRPr="00597D96">
        <w:rPr>
          <w:rFonts w:ascii="Calibri" w:hAnsi="Calibri" w:cs="Calibri"/>
          <w:kern w:val="0"/>
          <w:szCs w:val="24"/>
          <w:vertAlign w:val="superscript"/>
          <w:lang w:val="en-US"/>
          <w:rPrChange w:id="358" w:author="Lopez, Maël" w:date="2023-12-22T05:44:00Z">
            <w:rPr>
              <w:rFonts w:ascii="Calibri" w:hAnsi="Calibri" w:cs="Calibri"/>
              <w:kern w:val="0"/>
              <w:szCs w:val="24"/>
              <w:vertAlign w:val="superscript"/>
            </w:rPr>
          </w:rPrChange>
        </w:rPr>
        <w:t>o</w:t>
      </w:r>
      <w:r w:rsidR="005923F5" w:rsidRPr="00597D96">
        <w:rPr>
          <w:rFonts w:ascii="Calibri" w:hAnsi="Calibri" w:cs="Calibri"/>
          <w:kern w:val="0"/>
          <w:szCs w:val="24"/>
          <w:lang w:val="en-US"/>
          <w:rPrChange w:id="359" w:author="Lopez, Maël" w:date="2023-12-22T05:44:00Z">
            <w:rPr>
              <w:rFonts w:ascii="Calibri" w:hAnsi="Calibri" w:cs="Calibri"/>
              <w:kern w:val="0"/>
              <w:szCs w:val="24"/>
            </w:rPr>
          </w:rPrChange>
        </w:rPr>
        <w:t xml:space="preserve"> 1‑2 (juin 2007): 195‑208, https://doi.org/10.1016/j.jsv.2007.01.012.</w:t>
      </w:r>
      <w:r>
        <w:fldChar w:fldCharType="end"/>
      </w:r>
    </w:p>
  </w:endnote>
  <w:endnote w:id="31">
    <w:p w14:paraId="1DF6D788" w14:textId="092D252D" w:rsidR="000C5BA6" w:rsidRPr="00597D96" w:rsidRDefault="000C5BA6" w:rsidP="00073AF9">
      <w:pPr>
        <w:pStyle w:val="Notedefin"/>
        <w:spacing w:line="276" w:lineRule="auto"/>
        <w:jc w:val="both"/>
        <w:rPr>
          <w:lang w:val="en-US"/>
          <w:rPrChange w:id="362" w:author="Lopez, Maël" w:date="2023-12-22T05:44:00Z">
            <w:rPr/>
          </w:rPrChange>
        </w:rPr>
      </w:pPr>
      <w:r>
        <w:rPr>
          <w:rStyle w:val="Appeldenotedefin"/>
        </w:rPr>
        <w:endnoteRef/>
      </w:r>
      <w:r w:rsidRPr="00597D96">
        <w:rPr>
          <w:lang w:val="en-US"/>
          <w:rPrChange w:id="363" w:author="Lopez, Maël" w:date="2023-12-22T05:44:00Z">
            <w:rPr/>
          </w:rPrChange>
        </w:rPr>
        <w:t xml:space="preserve"> </w:t>
      </w:r>
      <w:r>
        <w:fldChar w:fldCharType="begin"/>
      </w:r>
      <w:r w:rsidR="005923F5" w:rsidRPr="00597D96">
        <w:rPr>
          <w:lang w:val="en-US"/>
          <w:rPrChange w:id="364" w:author="Lopez, Maël" w:date="2023-12-22T05:44:00Z">
            <w:rPr/>
          </w:rPrChange>
        </w:rPr>
        <w:instrText xml:space="preserve"> ADDIN ZOTERO_ITEM CSL_CITATION {"citationID":"qAiYGLkB","properties":{"formattedCitation":"Michael Jones, Brian Howerton, et Earl Ayle, \\uc0\\u171{}\\uc0\\u160{}Evaluation of Parallel-Element, Variable-Impedance, Broadband Acoustic Liner Concepts\\uc0\\u160{}\\uc0\\u187{}, in {\\i{}18th AIAA/CEAS Aeroacoustics Conference (33rd AIAA Aeroacoustics Conference)} (18th AIAA/CEAS Aeroacoustics Conference (33rd AIAA Aeroacoustics Conference), Colorado Springs, CO: American Institute of Aeronautics and Astronautics, 2012), https://doi.org/10.2514/6.2012-2194.","plainCitation":"Michael Jones, Brian Howerton, et Earl Ayle, « Evaluation of Parallel-Element, Variable-Impedance, Broadband Acoustic Liner Concepts », in 18th AIAA/CEAS Aeroacoustics Conference (33rd AIAA Aeroacoustics Conference) (18th AIAA/CEAS Aeroacoustics Conference (33rd AIAA Aeroacoustics Conference), Colorado Springs, CO: American Institute of Aeronautics and Astronautics, 2012), https://doi.org/10.2514/6.2012-2194.","noteIndex":32},"citationItems":[{"id":589,"uris":["http://zotero.org/users/12361571/items/HPNBG79M"],"itemData":{"id":589,"type":"paper-conference","container-title":"18th AIAA/CEAS Aeroacoustics Conference (33rd AIAA Aeroacoustics Conference)","DOI":"10.2514/6.2012-2194","event-place":"Colorado Springs, CO","event-title":"18th AIAA/CEAS Aeroacoustics Conference (33rd AIAA Aeroacoustics Conference)","ISBN":"978-1-60086-932-7","language":"en","publisher":"American Institute of Aeronautics and Astronautics","publisher-place":"Colorado Springs, CO","source":"DOI.org (Crossref)","title":"Evaluation of Parallel-Element, Variable-Impedance, Broadband Acoustic Liner Concepts","URL":"https://arc.aiaa.org/doi/10.2514/6.2012-2194","author":[{"family":"Jones","given":"Michael"},{"family":"Howerton","given":"Brian"},{"family":"Ayle","given":"Earl"}],"accessed":{"date-parts":[["2023",11,21]]},"issued":{"date-parts":[["2012",6,4]]}}}],"schema":"https://github.com/citation-style-language/schema/raw/master/csl-citation.json"} </w:instrText>
      </w:r>
      <w:r>
        <w:fldChar w:fldCharType="separate"/>
      </w:r>
      <w:r w:rsidR="005923F5" w:rsidRPr="00597D96">
        <w:rPr>
          <w:rFonts w:ascii="Calibri" w:hAnsi="Calibri" w:cs="Calibri"/>
          <w:kern w:val="0"/>
          <w:szCs w:val="24"/>
          <w:lang w:val="en-US"/>
          <w:rPrChange w:id="365" w:author="Lopez, Maël" w:date="2023-12-22T05:44:00Z">
            <w:rPr>
              <w:rFonts w:ascii="Calibri" w:hAnsi="Calibri" w:cs="Calibri"/>
              <w:kern w:val="0"/>
              <w:szCs w:val="24"/>
            </w:rPr>
          </w:rPrChange>
        </w:rPr>
        <w:t xml:space="preserve">Michael Jones, Brian Howerton, et Earl Ayle, « Evaluation of Parallel-Element, Variable-Impedance, Broadband Acoustic Liner Concepts », in </w:t>
      </w:r>
      <w:r w:rsidR="005923F5" w:rsidRPr="00597D96">
        <w:rPr>
          <w:rFonts w:ascii="Calibri" w:hAnsi="Calibri" w:cs="Calibri"/>
          <w:i/>
          <w:iCs/>
          <w:kern w:val="0"/>
          <w:szCs w:val="24"/>
          <w:lang w:val="en-US"/>
          <w:rPrChange w:id="366" w:author="Lopez, Maël" w:date="2023-12-22T05:44:00Z">
            <w:rPr>
              <w:rFonts w:ascii="Calibri" w:hAnsi="Calibri" w:cs="Calibri"/>
              <w:i/>
              <w:iCs/>
              <w:kern w:val="0"/>
              <w:szCs w:val="24"/>
            </w:rPr>
          </w:rPrChange>
        </w:rPr>
        <w:t>18th AIAA/CEAS Aeroacoustics Conference (33rd AIAA Aeroacoustics Conference)</w:t>
      </w:r>
      <w:r w:rsidR="005923F5" w:rsidRPr="00597D96">
        <w:rPr>
          <w:rFonts w:ascii="Calibri" w:hAnsi="Calibri" w:cs="Calibri"/>
          <w:kern w:val="0"/>
          <w:szCs w:val="24"/>
          <w:lang w:val="en-US"/>
          <w:rPrChange w:id="367" w:author="Lopez, Maël" w:date="2023-12-22T05:44:00Z">
            <w:rPr>
              <w:rFonts w:ascii="Calibri" w:hAnsi="Calibri" w:cs="Calibri"/>
              <w:kern w:val="0"/>
              <w:szCs w:val="24"/>
            </w:rPr>
          </w:rPrChange>
        </w:rPr>
        <w:t xml:space="preserve"> (18th AIAA/CEAS Aeroacoustics Conference (33rd AIAA Aeroacoustics Conference), Colorado Springs, CO: American Institute of Aeronautics and Astronautics, 2012), https://doi.org/10.2514/6.2012-2194.</w:t>
      </w:r>
      <w:r>
        <w:fldChar w:fldCharType="end"/>
      </w:r>
    </w:p>
  </w:endnote>
  <w:endnote w:id="32">
    <w:p w14:paraId="106F5E55" w14:textId="1B93E67B" w:rsidR="00043373" w:rsidRPr="00597D96" w:rsidRDefault="00043373" w:rsidP="00073AF9">
      <w:pPr>
        <w:pStyle w:val="Notedefin"/>
        <w:spacing w:line="276" w:lineRule="auto"/>
        <w:jc w:val="both"/>
        <w:rPr>
          <w:lang w:val="en-US"/>
          <w:rPrChange w:id="369" w:author="Lopez, Maël" w:date="2023-12-22T05:44:00Z">
            <w:rPr/>
          </w:rPrChange>
        </w:rPr>
      </w:pPr>
      <w:r>
        <w:rPr>
          <w:rStyle w:val="Appeldenotedefin"/>
        </w:rPr>
        <w:endnoteRef/>
      </w:r>
      <w:r w:rsidRPr="00597D96">
        <w:rPr>
          <w:lang w:val="en-US"/>
          <w:rPrChange w:id="370" w:author="Lopez, Maël" w:date="2023-12-22T05:44:00Z">
            <w:rPr/>
          </w:rPrChange>
        </w:rPr>
        <w:t xml:space="preserve"> </w:t>
      </w:r>
      <w:r>
        <w:fldChar w:fldCharType="begin"/>
      </w:r>
      <w:r w:rsidR="005923F5" w:rsidRPr="00597D96">
        <w:rPr>
          <w:lang w:val="en-US"/>
          <w:rPrChange w:id="371" w:author="Lopez, Maël" w:date="2023-12-22T05:44:00Z">
            <w:rPr/>
          </w:rPrChange>
        </w:rPr>
        <w:instrText xml:space="preserve"> ADDIN ZOTERO_ITEM CSL_CITATION {"citationID":"YcfgXgAx","properties":{"formattedCitation":"Tony L. Parrott et Michael G. Jones, \\uc0\\u171{}\\uc0\\u160{}Parallel-Element Liner Impedances for Improved Absorption of Broadband Sound in Ducts\\uc0\\u160{}\\uc0\\u187{}, {\\i{}Noise Control Engineering Journal} 43, n\\super o\\nosupersub{} 6 (1995): 183, https://doi.org/10.3397/1.2828379.","plainCitation":"Tony L. Parrott et Michael G. Jones, « Parallel-Element Liner Impedances for Improved Absorption of Broadband Sound in Ducts », Noise Control Engineering Journal 43, no 6 (1995): 183, https://doi.org/10.3397/1.2828379.","noteIndex":33},"citationItems":[{"id":650,"uris":["http://zotero.org/users/12361571/items/U8NLV5AT"],"itemData":{"id":650,"type":"article-journal","container-title":"Noise Control Engineering Journal","DOI":"10.3397/1.2828379","ISSN":"07362501","issue":"6","journalAbbreviation":"Noise Control Eng. J.","language":"en","page":"183","source":"DOI.org (Crossref)","title":"Parallel-element liner impedances for improved absorption of broadband sound in ducts","volume":"43","author":[{"family":"Parrott","given":"Tony L."},{"family":"Jones","given":"Michael G."}],"issued":{"date-parts":[["1995"]]}}}],"schema":"https://github.com/citation-style-language/schema/raw/master/csl-citation.json"} </w:instrText>
      </w:r>
      <w:r>
        <w:fldChar w:fldCharType="separate"/>
      </w:r>
      <w:r w:rsidR="005923F5" w:rsidRPr="00597D96">
        <w:rPr>
          <w:rFonts w:ascii="Calibri" w:hAnsi="Calibri" w:cs="Calibri"/>
          <w:kern w:val="0"/>
          <w:szCs w:val="24"/>
          <w:lang w:val="en-US"/>
          <w:rPrChange w:id="372" w:author="Lopez, Maël" w:date="2023-12-22T05:44:00Z">
            <w:rPr>
              <w:rFonts w:ascii="Calibri" w:hAnsi="Calibri" w:cs="Calibri"/>
              <w:kern w:val="0"/>
              <w:szCs w:val="24"/>
            </w:rPr>
          </w:rPrChange>
        </w:rPr>
        <w:t xml:space="preserve">Tony L. Parrott et Michael G. Jones, « Parallel-Element Liner Impedances for Improved Absorption of Broadband Sound in Ducts », </w:t>
      </w:r>
      <w:r w:rsidR="005923F5" w:rsidRPr="00597D96">
        <w:rPr>
          <w:rFonts w:ascii="Calibri" w:hAnsi="Calibri" w:cs="Calibri"/>
          <w:i/>
          <w:iCs/>
          <w:kern w:val="0"/>
          <w:szCs w:val="24"/>
          <w:lang w:val="en-US"/>
          <w:rPrChange w:id="373" w:author="Lopez, Maël" w:date="2023-12-22T05:44:00Z">
            <w:rPr>
              <w:rFonts w:ascii="Calibri" w:hAnsi="Calibri" w:cs="Calibri"/>
              <w:i/>
              <w:iCs/>
              <w:kern w:val="0"/>
              <w:szCs w:val="24"/>
            </w:rPr>
          </w:rPrChange>
        </w:rPr>
        <w:t>Noise Control Engineering Journal</w:t>
      </w:r>
      <w:r w:rsidR="005923F5" w:rsidRPr="00597D96">
        <w:rPr>
          <w:rFonts w:ascii="Calibri" w:hAnsi="Calibri" w:cs="Calibri"/>
          <w:kern w:val="0"/>
          <w:szCs w:val="24"/>
          <w:lang w:val="en-US"/>
          <w:rPrChange w:id="374" w:author="Lopez, Maël" w:date="2023-12-22T05:44:00Z">
            <w:rPr>
              <w:rFonts w:ascii="Calibri" w:hAnsi="Calibri" w:cs="Calibri"/>
              <w:kern w:val="0"/>
              <w:szCs w:val="24"/>
            </w:rPr>
          </w:rPrChange>
        </w:rPr>
        <w:t xml:space="preserve"> 43, n</w:t>
      </w:r>
      <w:r w:rsidR="005923F5" w:rsidRPr="00597D96">
        <w:rPr>
          <w:rFonts w:ascii="Calibri" w:hAnsi="Calibri" w:cs="Calibri"/>
          <w:kern w:val="0"/>
          <w:szCs w:val="24"/>
          <w:vertAlign w:val="superscript"/>
          <w:lang w:val="en-US"/>
          <w:rPrChange w:id="375" w:author="Lopez, Maël" w:date="2023-12-22T05:44:00Z">
            <w:rPr>
              <w:rFonts w:ascii="Calibri" w:hAnsi="Calibri" w:cs="Calibri"/>
              <w:kern w:val="0"/>
              <w:szCs w:val="24"/>
              <w:vertAlign w:val="superscript"/>
            </w:rPr>
          </w:rPrChange>
        </w:rPr>
        <w:t>o</w:t>
      </w:r>
      <w:r w:rsidR="005923F5" w:rsidRPr="00597D96">
        <w:rPr>
          <w:rFonts w:ascii="Calibri" w:hAnsi="Calibri" w:cs="Calibri"/>
          <w:kern w:val="0"/>
          <w:szCs w:val="24"/>
          <w:lang w:val="en-US"/>
          <w:rPrChange w:id="376" w:author="Lopez, Maël" w:date="2023-12-22T05:44:00Z">
            <w:rPr>
              <w:rFonts w:ascii="Calibri" w:hAnsi="Calibri" w:cs="Calibri"/>
              <w:kern w:val="0"/>
              <w:szCs w:val="24"/>
            </w:rPr>
          </w:rPrChange>
        </w:rPr>
        <w:t xml:space="preserve"> 6 (1995): 183, https://doi.org/10.3397/1.2828379.</w:t>
      </w:r>
      <w:r>
        <w:fldChar w:fldCharType="end"/>
      </w:r>
    </w:p>
  </w:endnote>
  <w:endnote w:id="33">
    <w:p w14:paraId="21B74251" w14:textId="4F05EB44" w:rsidR="000C5BA6" w:rsidRPr="00597D96" w:rsidRDefault="000C5BA6" w:rsidP="00073AF9">
      <w:pPr>
        <w:pStyle w:val="Notedefin"/>
        <w:spacing w:line="276" w:lineRule="auto"/>
        <w:jc w:val="both"/>
        <w:rPr>
          <w:lang w:val="en-US"/>
          <w:rPrChange w:id="377" w:author="Lopez, Maël" w:date="2023-12-22T05:44:00Z">
            <w:rPr/>
          </w:rPrChange>
        </w:rPr>
      </w:pPr>
      <w:r>
        <w:rPr>
          <w:rStyle w:val="Appeldenotedefin"/>
        </w:rPr>
        <w:endnoteRef/>
      </w:r>
      <w:r w:rsidRPr="00597D96">
        <w:rPr>
          <w:lang w:val="en-US"/>
          <w:rPrChange w:id="378" w:author="Lopez, Maël" w:date="2023-12-22T05:44:00Z">
            <w:rPr/>
          </w:rPrChange>
        </w:rPr>
        <w:t xml:space="preserve"> </w:t>
      </w:r>
      <w:r>
        <w:fldChar w:fldCharType="begin"/>
      </w:r>
      <w:r w:rsidR="005923F5" w:rsidRPr="00597D96">
        <w:rPr>
          <w:lang w:val="en-US"/>
          <w:rPrChange w:id="379" w:author="Lopez, Maël" w:date="2023-12-22T05:44:00Z">
            <w:rPr/>
          </w:rPrChange>
        </w:rPr>
        <w:instrText xml:space="preserve"> ADDIN ZOTERO_ITEM CSL_CITATION {"citationID":"RkttBZWO","properties":{"formattedCitation":"Michael G. Jones et al., \\uc0\\u171{}\\uc0\\u160{}Optimization of Variable-Depth Liner Configurations for Increased Broadband Noise Reduction\\uc0\\u160{}\\uc0\\u187{}, in {\\i{}22nd AIAA/CEAS Aeroacoustics Conference} (22nd AIAA/CEAS Aeroacoustics Conference, Lyon, France: American Institute of Aeronautics and Astronautics, 2016), https://doi.org/10.2514/6.2016-2783.","plainCitation":"Michael G. Jones et al., « Optimization of Variable-Depth Liner Configurations for Increased Broadband Noise Reduction », in 22nd AIAA/CEAS Aeroacoustics Conference (22nd AIAA/CEAS Aeroacoustics Conference, Lyon, France: American Institute of Aeronautics and Astronautics, 2016), https://doi.org/10.2514/6.2016-2783.","noteIndex":34},"citationItems":[{"id":585,"uris":["http://zotero.org/users/12361571/items/4FIMG8LN"],"itemData":{"id":585,"type":"paper-conference","container-title":"22nd AIAA/CEAS Aeroacoustics Conference","DOI":"10.2514/6.2016-2783","event-place":"Lyon, France","event-title":"22nd AIAA/CEAS Aeroacoustics Conference","ISBN":"978-1-62410-386-5","language":"en","publisher":"American Institute of Aeronautics and Astronautics","publisher-place":"Lyon, France","source":"DOI.org (Crossref)","title":"Optimization of Variable-Depth Liner Configurations for Increased Broadband Noise Reduction","URL":"https://arc.aiaa.org/doi/10.2514/6.2016-2783","author":[{"family":"Jones","given":"Michael G."},{"family":"Watson","given":"Willie R."},{"family":"Nark","given":"Douglas M."},{"family":"Schiller","given":"Noah H."},{"family":"Born","given":"Janelle C."}],"accessed":{"date-parts":[["2023",11,21]]},"issued":{"date-parts":[["2016",5,30]]}}}],"schema":"https://github.com/citation-style-language/schema/raw/master/csl-citation.json"} </w:instrText>
      </w:r>
      <w:r>
        <w:fldChar w:fldCharType="separate"/>
      </w:r>
      <w:r w:rsidR="005923F5" w:rsidRPr="00597D96">
        <w:rPr>
          <w:rFonts w:ascii="Calibri" w:hAnsi="Calibri" w:cs="Calibri"/>
          <w:kern w:val="0"/>
          <w:szCs w:val="24"/>
          <w:lang w:val="en-US"/>
          <w:rPrChange w:id="380" w:author="Lopez, Maël" w:date="2023-12-22T05:44:00Z">
            <w:rPr>
              <w:rFonts w:ascii="Calibri" w:hAnsi="Calibri" w:cs="Calibri"/>
              <w:kern w:val="0"/>
              <w:szCs w:val="24"/>
            </w:rPr>
          </w:rPrChange>
        </w:rPr>
        <w:t xml:space="preserve">Michael G. Jones et al., « Optimization of Variable-Depth Liner Configurations for Increased Broadband Noise Reduction », in </w:t>
      </w:r>
      <w:r w:rsidR="005923F5" w:rsidRPr="00597D96">
        <w:rPr>
          <w:rFonts w:ascii="Calibri" w:hAnsi="Calibri" w:cs="Calibri"/>
          <w:i/>
          <w:iCs/>
          <w:kern w:val="0"/>
          <w:szCs w:val="24"/>
          <w:lang w:val="en-US"/>
          <w:rPrChange w:id="381" w:author="Lopez, Maël" w:date="2023-12-22T05:44:00Z">
            <w:rPr>
              <w:rFonts w:ascii="Calibri" w:hAnsi="Calibri" w:cs="Calibri"/>
              <w:i/>
              <w:iCs/>
              <w:kern w:val="0"/>
              <w:szCs w:val="24"/>
            </w:rPr>
          </w:rPrChange>
        </w:rPr>
        <w:t>22nd AIAA/CEAS Aeroacoustics Conference</w:t>
      </w:r>
      <w:r w:rsidR="005923F5" w:rsidRPr="00597D96">
        <w:rPr>
          <w:rFonts w:ascii="Calibri" w:hAnsi="Calibri" w:cs="Calibri"/>
          <w:kern w:val="0"/>
          <w:szCs w:val="24"/>
          <w:lang w:val="en-US"/>
          <w:rPrChange w:id="382" w:author="Lopez, Maël" w:date="2023-12-22T05:44:00Z">
            <w:rPr>
              <w:rFonts w:ascii="Calibri" w:hAnsi="Calibri" w:cs="Calibri"/>
              <w:kern w:val="0"/>
              <w:szCs w:val="24"/>
            </w:rPr>
          </w:rPrChange>
        </w:rPr>
        <w:t xml:space="preserve"> (22nd AIAA/CEAS Aeroacoustics Conference, Lyon, France: American Institute of Aeronautics and Astronautics, 2016), https://doi.org/10.2514/6.2016-2783.</w:t>
      </w:r>
      <w:r>
        <w:fldChar w:fldCharType="end"/>
      </w:r>
    </w:p>
  </w:endnote>
  <w:endnote w:id="34">
    <w:p w14:paraId="7E6C49B7" w14:textId="69539C62" w:rsidR="00AB63D8" w:rsidRPr="00597D96" w:rsidRDefault="00AB63D8" w:rsidP="00073AF9">
      <w:pPr>
        <w:pStyle w:val="Notedefin"/>
        <w:spacing w:line="276" w:lineRule="auto"/>
        <w:jc w:val="both"/>
        <w:rPr>
          <w:lang w:val="en-US"/>
          <w:rPrChange w:id="383" w:author="Lopez, Maël" w:date="2023-12-22T05:44:00Z">
            <w:rPr/>
          </w:rPrChange>
        </w:rPr>
      </w:pPr>
      <w:r>
        <w:rPr>
          <w:rStyle w:val="Appeldenotedefin"/>
        </w:rPr>
        <w:endnoteRef/>
      </w:r>
      <w:r w:rsidRPr="00597D96">
        <w:rPr>
          <w:lang w:val="en-US"/>
          <w:rPrChange w:id="384" w:author="Lopez, Maël" w:date="2023-12-22T05:44:00Z">
            <w:rPr/>
          </w:rPrChange>
        </w:rPr>
        <w:t xml:space="preserve"> </w:t>
      </w:r>
      <w:r>
        <w:fldChar w:fldCharType="begin"/>
      </w:r>
      <w:r w:rsidR="005923F5" w:rsidRPr="00597D96">
        <w:rPr>
          <w:lang w:val="en-US"/>
          <w:rPrChange w:id="385" w:author="Lopez, Maël" w:date="2023-12-22T05:44:00Z">
            <w:rPr/>
          </w:rPrChange>
        </w:rPr>
        <w:instrText xml:space="preserve"> ADDIN ZOTERO_ITEM CSL_CITATION {"citationID":"DRrM8fWE","properties":{"formattedCitation":"Rostand Tayong, Thomas Dupont, et Philippe Leclaire, \\uc0\\u171{}\\uc0\\u160{}On the Variations of Acoustic Absorption Peak with Particle Velocity in Micro-Perforated Panels at High Level of Excitation\\uc0\\u160{}\\uc0\\u187{}, {\\i{}The Journal of the Acoustical Society of America} 127, n\\super o\\nosupersub{} 5 (1 mai 2010): 2875\\uc0\\u8209{}82, https://doi.org/10.1121/1.3372714.","plainCitation":"Rostand Tayong, Thomas Dupont, et Philippe Leclaire, « On the Variations of Acoustic Absorption Peak with Particle Velocity in Micro-Perforated Panels at High Level of Excitation », The Journal of the Acoustical Society of America 127, no 5 (1 mai 2010): 2875</w:instrText>
      </w:r>
      <w:r w:rsidR="005923F5" w:rsidRPr="00597D96">
        <w:rPr>
          <w:rFonts w:ascii="Cambria Math" w:hAnsi="Cambria Math" w:cs="Cambria Math"/>
          <w:lang w:val="en-US"/>
          <w:rPrChange w:id="386" w:author="Lopez, Maël" w:date="2023-12-22T05:44:00Z">
            <w:rPr>
              <w:rFonts w:ascii="Cambria Math" w:hAnsi="Cambria Math" w:cs="Cambria Math"/>
            </w:rPr>
          </w:rPrChange>
        </w:rPr>
        <w:instrText>‑</w:instrText>
      </w:r>
      <w:r w:rsidR="005923F5" w:rsidRPr="00597D96">
        <w:rPr>
          <w:lang w:val="en-US"/>
          <w:rPrChange w:id="387" w:author="Lopez, Maël" w:date="2023-12-22T05:44:00Z">
            <w:rPr/>
          </w:rPrChange>
        </w:rPr>
        <w:instrText xml:space="preserve">82, https://doi.org/10.1121/1.3372714.","noteIndex":35},"citationItems":[{"id":482,"uris":["http://zotero.org/users/12361571/items/LQPRS4YA"],"itemData":{"id":482,"type":"article-journal","abstract":"The acoustic behavior of micro-perforated panels (MPP) is studied theoretically and experimentally at high level of pressure excitation. A model based on Forchheimer’s regime of flow velocity in the perforations is proposed. This model is valid at relatively high Reynolds numbers and low Mach numbers. The experimental method consists in measuring the acoustical pressure at three different positions in an impedance tube, the two measurement positions usually considered in an impedance tube and one measurement in the vicinity of the rear surface of the MPP. The impedance tube is equipped with a pressure driver instead of the usual loudspeaker and capable of delivering a high sound pressure level up to 160 dB. MPP specimens made out of steel, dural and polypropylene were tested. Measurements using random noise or sinusoidal excitation in a frequency range between 200 and 1600 Hz were carried out on MPPs backed by air cavities. It was observed that the maximum of absorption can be a positive or a negative function of the flow velocity in the perforations. This suggests the existence of a maximum of absorption as a function of flow velocity. This behavior was predicted by the model and confirmed experimentally.","container-title":"The Journal of the Acoustical Society of America","DOI":"10.1121/1.3372714","ISSN":"0001-4966, 1520-8524","issue":"5","language":"en","page":"2875-2882","source":"DOI.org (Crossref)","title":"On the variations of acoustic absorption peak with particle velocity in micro-perforated panels at high level of excitation","volume":"127","author":[{"family":"Tayong","given":"Rostand"},{"family":"Dupont","given":"Thomas"},{"family":"Leclaire","given":"Philippe"}],"issued":{"date-parts":[["2010",5,1]]}}}],"schema":"https://github.com/citation-style-language/schema/raw/master/csl-citation.json"} </w:instrText>
      </w:r>
      <w:r>
        <w:fldChar w:fldCharType="separate"/>
      </w:r>
      <w:r w:rsidR="005923F5" w:rsidRPr="00597D96">
        <w:rPr>
          <w:rFonts w:ascii="Calibri" w:hAnsi="Calibri" w:cs="Calibri"/>
          <w:kern w:val="0"/>
          <w:szCs w:val="24"/>
          <w:lang w:val="en-US"/>
          <w:rPrChange w:id="388" w:author="Lopez, Maël" w:date="2023-12-22T05:44:00Z">
            <w:rPr>
              <w:rFonts w:ascii="Calibri" w:hAnsi="Calibri" w:cs="Calibri"/>
              <w:kern w:val="0"/>
              <w:szCs w:val="24"/>
            </w:rPr>
          </w:rPrChange>
        </w:rPr>
        <w:t xml:space="preserve">Rostand Tayong, Thomas Dupont, et Philippe Leclaire, « On the Variations of Acoustic Absorption Peak with Particle Velocity in Micro-Perforated Panels at High Level of Excitation », </w:t>
      </w:r>
      <w:r w:rsidR="005923F5" w:rsidRPr="00597D96">
        <w:rPr>
          <w:rFonts w:ascii="Calibri" w:hAnsi="Calibri" w:cs="Calibri"/>
          <w:i/>
          <w:iCs/>
          <w:kern w:val="0"/>
          <w:szCs w:val="24"/>
          <w:lang w:val="en-US"/>
          <w:rPrChange w:id="389" w:author="Lopez, Maël" w:date="2023-12-22T05:44:00Z">
            <w:rPr>
              <w:rFonts w:ascii="Calibri" w:hAnsi="Calibri" w:cs="Calibri"/>
              <w:i/>
              <w:iCs/>
              <w:kern w:val="0"/>
              <w:szCs w:val="24"/>
            </w:rPr>
          </w:rPrChange>
        </w:rPr>
        <w:t>The Journal of the Acoustical Society of America</w:t>
      </w:r>
      <w:r w:rsidR="005923F5" w:rsidRPr="00597D96">
        <w:rPr>
          <w:rFonts w:ascii="Calibri" w:hAnsi="Calibri" w:cs="Calibri"/>
          <w:kern w:val="0"/>
          <w:szCs w:val="24"/>
          <w:lang w:val="en-US"/>
          <w:rPrChange w:id="390" w:author="Lopez, Maël" w:date="2023-12-22T05:44:00Z">
            <w:rPr>
              <w:rFonts w:ascii="Calibri" w:hAnsi="Calibri" w:cs="Calibri"/>
              <w:kern w:val="0"/>
              <w:szCs w:val="24"/>
            </w:rPr>
          </w:rPrChange>
        </w:rPr>
        <w:t xml:space="preserve"> 127, n</w:t>
      </w:r>
      <w:r w:rsidR="005923F5" w:rsidRPr="00597D96">
        <w:rPr>
          <w:rFonts w:ascii="Calibri" w:hAnsi="Calibri" w:cs="Calibri"/>
          <w:kern w:val="0"/>
          <w:szCs w:val="24"/>
          <w:vertAlign w:val="superscript"/>
          <w:lang w:val="en-US"/>
          <w:rPrChange w:id="391" w:author="Lopez, Maël" w:date="2023-12-22T05:44:00Z">
            <w:rPr>
              <w:rFonts w:ascii="Calibri" w:hAnsi="Calibri" w:cs="Calibri"/>
              <w:kern w:val="0"/>
              <w:szCs w:val="24"/>
              <w:vertAlign w:val="superscript"/>
            </w:rPr>
          </w:rPrChange>
        </w:rPr>
        <w:t>o</w:t>
      </w:r>
      <w:r w:rsidR="005923F5" w:rsidRPr="00597D96">
        <w:rPr>
          <w:rFonts w:ascii="Calibri" w:hAnsi="Calibri" w:cs="Calibri"/>
          <w:kern w:val="0"/>
          <w:szCs w:val="24"/>
          <w:lang w:val="en-US"/>
          <w:rPrChange w:id="392" w:author="Lopez, Maël" w:date="2023-12-22T05:44:00Z">
            <w:rPr>
              <w:rFonts w:ascii="Calibri" w:hAnsi="Calibri" w:cs="Calibri"/>
              <w:kern w:val="0"/>
              <w:szCs w:val="24"/>
            </w:rPr>
          </w:rPrChange>
        </w:rPr>
        <w:t xml:space="preserve"> 5 (1 mai 2010): 2875‑82, https://doi.org/10.1121/1.3372714.</w:t>
      </w:r>
      <w:r>
        <w:fldChar w:fldCharType="end"/>
      </w:r>
    </w:p>
  </w:endnote>
  <w:endnote w:id="35">
    <w:p w14:paraId="5AE0EA09" w14:textId="017F37CF" w:rsidR="00C277C5" w:rsidRPr="00597D96" w:rsidRDefault="00C277C5" w:rsidP="00073AF9">
      <w:pPr>
        <w:pStyle w:val="Notedebasdepage"/>
        <w:spacing w:line="276" w:lineRule="auto"/>
        <w:jc w:val="both"/>
        <w:rPr>
          <w:lang w:val="en-US"/>
          <w:rPrChange w:id="395" w:author="Lopez, Maël" w:date="2023-12-22T05:44:00Z">
            <w:rPr/>
          </w:rPrChange>
        </w:rPr>
      </w:pPr>
      <w:r>
        <w:rPr>
          <w:rStyle w:val="Appeldenotedefin"/>
        </w:rPr>
        <w:endnoteRef/>
      </w:r>
      <w:r w:rsidRPr="00597D96">
        <w:rPr>
          <w:lang w:val="en-US"/>
          <w:rPrChange w:id="396" w:author="Lopez, Maël" w:date="2023-12-22T05:44:00Z">
            <w:rPr/>
          </w:rPrChange>
        </w:rPr>
        <w:t xml:space="preserve"> Atalla &amp; Allard, « Propagation of sound in porous media », p.84</w:t>
      </w:r>
    </w:p>
  </w:endnote>
  <w:endnote w:id="36">
    <w:p w14:paraId="14D7C207" w14:textId="27774D87" w:rsidR="0011584A" w:rsidRPr="00597D96" w:rsidRDefault="0011584A" w:rsidP="00073AF9">
      <w:pPr>
        <w:pStyle w:val="Notedefin"/>
        <w:spacing w:line="276" w:lineRule="auto"/>
        <w:jc w:val="both"/>
        <w:rPr>
          <w:lang w:val="en-US"/>
          <w:rPrChange w:id="397" w:author="Lopez, Maël" w:date="2023-12-22T05:44:00Z">
            <w:rPr/>
          </w:rPrChange>
        </w:rPr>
      </w:pPr>
      <w:r>
        <w:rPr>
          <w:rStyle w:val="Appeldenotedefin"/>
        </w:rPr>
        <w:endnoteRef/>
      </w:r>
      <w:r w:rsidRPr="00597D96">
        <w:rPr>
          <w:lang w:val="en-US"/>
          <w:rPrChange w:id="398" w:author="Lopez, Maël" w:date="2023-12-22T05:44:00Z">
            <w:rPr/>
          </w:rPrChange>
        </w:rPr>
        <w:t xml:space="preserve"> </w:t>
      </w:r>
      <w:r>
        <w:fldChar w:fldCharType="begin"/>
      </w:r>
      <w:r w:rsidR="005923F5" w:rsidRPr="00597D96">
        <w:rPr>
          <w:lang w:val="en-US"/>
          <w:rPrChange w:id="399" w:author="Lopez, Maël" w:date="2023-12-22T05:44:00Z">
            <w:rPr/>
          </w:rPrChange>
        </w:rPr>
        <w:instrText xml:space="preserve"> ADDIN ZOTERO_ITEM CSL_CITATION {"citationID":"IESbPSEE","properties":{"formattedCitation":"Denis Lafarge et al., \\uc0\\u171{}\\uc0\\u160{}Dynamic Compressibility of Air in Porous Structures at Audible Frequencies\\uc0\\u160{}\\uc0\\u187{}, {\\i{}The Journal of the Acoustical Society of America} 102, n\\super o\\nosupersub{} 4 (1 octobre 1997): 1995\\uc0\\u8209{}2006, https://doi.org/10.1121/1.419690.","plainCitation":"Denis Lafarge et al., « Dynamic Compressibility of Air in Porous Structures at Audible Frequencies », The Journal of the Acoustical Society of America 102, no 4 (1 octobre 1997): 1995</w:instrText>
      </w:r>
      <w:r w:rsidR="005923F5" w:rsidRPr="00597D96">
        <w:rPr>
          <w:rFonts w:ascii="Cambria Math" w:hAnsi="Cambria Math" w:cs="Cambria Math"/>
          <w:lang w:val="en-US"/>
          <w:rPrChange w:id="400" w:author="Lopez, Maël" w:date="2023-12-22T05:44:00Z">
            <w:rPr>
              <w:rFonts w:ascii="Cambria Math" w:hAnsi="Cambria Math" w:cs="Cambria Math"/>
            </w:rPr>
          </w:rPrChange>
        </w:rPr>
        <w:instrText>‑</w:instrText>
      </w:r>
      <w:r w:rsidR="005923F5" w:rsidRPr="00597D96">
        <w:rPr>
          <w:lang w:val="en-US"/>
          <w:rPrChange w:id="401" w:author="Lopez, Maël" w:date="2023-12-22T05:44:00Z">
            <w:rPr/>
          </w:rPrChange>
        </w:rPr>
        <w:instrText>2006, https://doi.org/10.1121/1.419690.","noteIndex":37},"citationItems":[{"id":427,"uris":["http://zotero.org/users/12361571/items/QLLD2EZ4"],"itemData":{"id":427,"type":"article-journal","abstract":"Measurements of dynamic compressibility of air-filled porous sound-absorbing materials are compared with predictions involving two parameters, the static thermal permeability k0</w:instrText>
      </w:r>
      <w:r w:rsidR="005923F5" w:rsidRPr="00597D96">
        <w:rPr>
          <w:rFonts w:ascii="Calibri" w:hAnsi="Calibri" w:cs="Calibri"/>
          <w:lang w:val="en-US"/>
          <w:rPrChange w:id="402" w:author="Lopez, Maël" w:date="2023-12-22T05:44:00Z">
            <w:rPr>
              <w:rFonts w:ascii="Calibri" w:hAnsi="Calibri" w:cs="Calibri"/>
            </w:rPr>
          </w:rPrChange>
        </w:rPr>
        <w:instrText>′</w:instrText>
      </w:r>
      <w:r w:rsidR="005923F5" w:rsidRPr="00597D96">
        <w:rPr>
          <w:lang w:val="en-US"/>
          <w:rPrChange w:id="403" w:author="Lopez, Maël" w:date="2023-12-22T05:44:00Z">
            <w:rPr/>
          </w:rPrChange>
        </w:rPr>
        <w:instrText xml:space="preserve"> and the thermal characteristic dimension </w:instrText>
      </w:r>
      <w:r w:rsidR="005923F5">
        <w:instrText>Λ</w:instrText>
      </w:r>
      <w:r w:rsidR="005923F5" w:rsidRPr="00597D96">
        <w:rPr>
          <w:lang w:val="en-US"/>
          <w:rPrChange w:id="404" w:author="Lopez, Maël" w:date="2023-12-22T05:44:00Z">
            <w:rPr/>
          </w:rPrChange>
        </w:rPr>
        <w:instrText>′. Emphasis on the notion of dynamic and static thermal permeability—the latter being a geometrical parameter equal to the inverse trapping constant of the solid frame—is apparently new. The static thermal permeability plays, in the description of the thermal exchanges between frame and saturating fluid, a role similar to the viscous permeability in the description of the viscous forces. Using both parameters, a simple model is constructed for the dynamic thermal permeability k′(</w:instrText>
      </w:r>
      <w:r w:rsidR="005923F5">
        <w:instrText>ω</w:instrText>
      </w:r>
      <w:r w:rsidR="005923F5" w:rsidRPr="00597D96">
        <w:rPr>
          <w:lang w:val="en-US"/>
          <w:rPrChange w:id="405" w:author="Lopez, Maël" w:date="2023-12-22T05:44:00Z">
            <w:rPr/>
          </w:rPrChange>
        </w:rPr>
        <w:instrText>), which is completely analogous to the Johnson et al. [J. Fluid Mech. 176, 379 (1987)] model of dynamic viscous permeability k(</w:instrText>
      </w:r>
      <w:r w:rsidR="005923F5">
        <w:instrText>ω</w:instrText>
      </w:r>
      <w:r w:rsidR="005923F5" w:rsidRPr="00597D96">
        <w:rPr>
          <w:lang w:val="en-US"/>
          <w:rPrChange w:id="406" w:author="Lopez, Maël" w:date="2023-12-22T05:44:00Z">
            <w:rPr/>
          </w:rPrChange>
        </w:rPr>
        <w:instrText xml:space="preserve">). The resultant modeling of dynamic compressibility provides predictions which are closer to the experimental results than the previously used simpler model where the compressibility is the same as in identical circular cross-sectional shaped pores, or distributions of slits, related to a given </w:instrText>
      </w:r>
      <w:r w:rsidR="005923F5">
        <w:instrText>Λ</w:instrText>
      </w:r>
      <w:r w:rsidR="005923F5" w:rsidRPr="00597D96">
        <w:rPr>
          <w:lang w:val="en-US"/>
          <w:rPrChange w:id="407" w:author="Lopez, Maël" w:date="2023-12-22T05:44:00Z">
            <w:rPr/>
          </w:rPrChange>
        </w:rPr>
        <w:instrText xml:space="preserve">′.","container-title":"The Journal of the Acoustical Society of America","DOI":"10.1121/1.419690","ISSN":"0001-4966, 1520-8524","issue":"4","language":"en","page":"1995-2006","source":"DOI.org (Crossref)","title":"Dynamic compressibility of air in porous structures at audible frequencies","volume":"102","author":[{"family":"Lafarge","given":"Denis"},{"family":"Lemarinier","given":"Pavel"},{"family":"Allard","given":"Jean F."},{"family":"Tarnow","given":"Viggo"}],"issued":{"date-parts":[["1997",10,1]]}}}],"schema":"https://github.com/citation-style-language/schema/raw/master/csl-citation.json"} </w:instrText>
      </w:r>
      <w:r>
        <w:fldChar w:fldCharType="separate"/>
      </w:r>
      <w:r w:rsidR="005923F5" w:rsidRPr="00597D96">
        <w:rPr>
          <w:rFonts w:ascii="Calibri" w:hAnsi="Calibri" w:cs="Calibri"/>
          <w:kern w:val="0"/>
          <w:szCs w:val="24"/>
          <w:lang w:val="en-US"/>
          <w:rPrChange w:id="408" w:author="Lopez, Maël" w:date="2023-12-22T05:44:00Z">
            <w:rPr>
              <w:rFonts w:ascii="Calibri" w:hAnsi="Calibri" w:cs="Calibri"/>
              <w:kern w:val="0"/>
              <w:szCs w:val="24"/>
            </w:rPr>
          </w:rPrChange>
        </w:rPr>
        <w:t xml:space="preserve">Denis Lafarge et al., « Dynamic Compressibility of Air in Porous Structures at Audible Frequencies », </w:t>
      </w:r>
      <w:r w:rsidR="005923F5" w:rsidRPr="00597D96">
        <w:rPr>
          <w:rFonts w:ascii="Calibri" w:hAnsi="Calibri" w:cs="Calibri"/>
          <w:i/>
          <w:iCs/>
          <w:kern w:val="0"/>
          <w:szCs w:val="24"/>
          <w:lang w:val="en-US"/>
          <w:rPrChange w:id="409" w:author="Lopez, Maël" w:date="2023-12-22T05:44:00Z">
            <w:rPr>
              <w:rFonts w:ascii="Calibri" w:hAnsi="Calibri" w:cs="Calibri"/>
              <w:i/>
              <w:iCs/>
              <w:kern w:val="0"/>
              <w:szCs w:val="24"/>
            </w:rPr>
          </w:rPrChange>
        </w:rPr>
        <w:t>The Journal of the Acoustical Society of America</w:t>
      </w:r>
      <w:r w:rsidR="005923F5" w:rsidRPr="00597D96">
        <w:rPr>
          <w:rFonts w:ascii="Calibri" w:hAnsi="Calibri" w:cs="Calibri"/>
          <w:kern w:val="0"/>
          <w:szCs w:val="24"/>
          <w:lang w:val="en-US"/>
          <w:rPrChange w:id="410" w:author="Lopez, Maël" w:date="2023-12-22T05:44:00Z">
            <w:rPr>
              <w:rFonts w:ascii="Calibri" w:hAnsi="Calibri" w:cs="Calibri"/>
              <w:kern w:val="0"/>
              <w:szCs w:val="24"/>
            </w:rPr>
          </w:rPrChange>
        </w:rPr>
        <w:t xml:space="preserve"> 102, n</w:t>
      </w:r>
      <w:r w:rsidR="005923F5" w:rsidRPr="00597D96">
        <w:rPr>
          <w:rFonts w:ascii="Calibri" w:hAnsi="Calibri" w:cs="Calibri"/>
          <w:kern w:val="0"/>
          <w:szCs w:val="24"/>
          <w:vertAlign w:val="superscript"/>
          <w:lang w:val="en-US"/>
          <w:rPrChange w:id="411" w:author="Lopez, Maël" w:date="2023-12-22T05:44:00Z">
            <w:rPr>
              <w:rFonts w:ascii="Calibri" w:hAnsi="Calibri" w:cs="Calibri"/>
              <w:kern w:val="0"/>
              <w:szCs w:val="24"/>
              <w:vertAlign w:val="superscript"/>
            </w:rPr>
          </w:rPrChange>
        </w:rPr>
        <w:t>o</w:t>
      </w:r>
      <w:r w:rsidR="005923F5" w:rsidRPr="00597D96">
        <w:rPr>
          <w:rFonts w:ascii="Calibri" w:hAnsi="Calibri" w:cs="Calibri"/>
          <w:kern w:val="0"/>
          <w:szCs w:val="24"/>
          <w:lang w:val="en-US"/>
          <w:rPrChange w:id="412" w:author="Lopez, Maël" w:date="2023-12-22T05:44:00Z">
            <w:rPr>
              <w:rFonts w:ascii="Calibri" w:hAnsi="Calibri" w:cs="Calibri"/>
              <w:kern w:val="0"/>
              <w:szCs w:val="24"/>
            </w:rPr>
          </w:rPrChange>
        </w:rPr>
        <w:t xml:space="preserve"> 4 (1 octobre 1997): 1995‑2006, https://doi.org/10.1121/1.419690.</w:t>
      </w:r>
      <w:r>
        <w:fldChar w:fldCharType="end"/>
      </w:r>
    </w:p>
  </w:endnote>
  <w:endnote w:id="37">
    <w:p w14:paraId="1F963267" w14:textId="08F4EFF3" w:rsidR="001A7D11" w:rsidRPr="00597D96" w:rsidRDefault="001A7D11" w:rsidP="00073AF9">
      <w:pPr>
        <w:pStyle w:val="Notedefin"/>
        <w:spacing w:line="276" w:lineRule="auto"/>
        <w:jc w:val="both"/>
        <w:rPr>
          <w:lang w:val="en-US"/>
          <w:rPrChange w:id="424" w:author="Lopez, Maël" w:date="2023-12-22T05:44:00Z">
            <w:rPr/>
          </w:rPrChange>
        </w:rPr>
      </w:pPr>
      <w:r>
        <w:rPr>
          <w:rStyle w:val="Appeldenotedefin"/>
        </w:rPr>
        <w:endnoteRef/>
      </w:r>
      <w:r w:rsidRPr="00597D96">
        <w:rPr>
          <w:lang w:val="en-US"/>
          <w:rPrChange w:id="425" w:author="Lopez, Maël" w:date="2023-12-22T05:44:00Z">
            <w:rPr/>
          </w:rPrChange>
        </w:rPr>
        <w:t xml:space="preserve"> </w:t>
      </w:r>
      <w:r>
        <w:fldChar w:fldCharType="begin"/>
      </w:r>
      <w:r w:rsidR="005923F5" w:rsidRPr="00597D96">
        <w:rPr>
          <w:lang w:val="en-US"/>
          <w:rPrChange w:id="426" w:author="Lopez, Maël" w:date="2023-12-22T05:44:00Z">
            <w:rPr/>
          </w:rPrChange>
        </w:rPr>
        <w:instrText xml:space="preserve"> ADDIN ZOTERO_ITEM CSL_CITATION {"citationID":"GOa5Fjuk","properties":{"formattedCitation":"Jensen Li et C. T. Chan, \\uc0\\u171{}\\uc0\\u160{}Double-Negative Acoustic Metamaterial\\uc0\\u160{}\\uc0\\u187{}, {\\i{}Physical Review E} 70, n\\super o\\nosupersub{} 5 (18 novembre 2004): 055602, https://doi.org/10.1103/PhysRevE.70.055602.","plainCitation":"Jensen Li et C. T. Chan, « Double-Negative Acoustic Metamaterial », Physical Review E 70, no 5 (18 novembre 2004): 055602, https://doi.org/10.1103/PhysRevE.70.055602.","noteIndex":38},"citationItems":[{"id":733,"uris":["http://zotero.org/users/12361571/items/5PNECBN2"],"itemData":{"id":733,"type":"article-journal","container-title":"Physical Review E","DOI":"10.1103/PhysRevE.70.055602","ISSN":"1539-3755, 1550-2376","issue":"5","journalAbbreviation":"Phys. Rev. E","language":"en","page":"055602","source":"DOI.org (Crossref)","title":"Double-negative acoustic metamaterial","volume":"70","author":[{"family":"Li","given":"Jensen"},{"family":"Chan","given":"C. T."}],"issued":{"date-parts":[["2004",11,18]]}}}],"schema":"https://github.com/citation-style-language/schema/raw/master/csl-citation.json"} </w:instrText>
      </w:r>
      <w:r>
        <w:fldChar w:fldCharType="separate"/>
      </w:r>
      <w:r w:rsidR="005923F5" w:rsidRPr="00597D96">
        <w:rPr>
          <w:rFonts w:ascii="Calibri" w:hAnsi="Calibri" w:cs="Calibri"/>
          <w:kern w:val="0"/>
          <w:szCs w:val="24"/>
          <w:lang w:val="en-US"/>
          <w:rPrChange w:id="427" w:author="Lopez, Maël" w:date="2023-12-22T05:44:00Z">
            <w:rPr>
              <w:rFonts w:ascii="Calibri" w:hAnsi="Calibri" w:cs="Calibri"/>
              <w:kern w:val="0"/>
              <w:szCs w:val="24"/>
            </w:rPr>
          </w:rPrChange>
        </w:rPr>
        <w:t xml:space="preserve">Jensen Li et C. T. Chan, « Double-Negative Acoustic Metamaterial », </w:t>
      </w:r>
      <w:r w:rsidR="005923F5" w:rsidRPr="00597D96">
        <w:rPr>
          <w:rFonts w:ascii="Calibri" w:hAnsi="Calibri" w:cs="Calibri"/>
          <w:i/>
          <w:iCs/>
          <w:kern w:val="0"/>
          <w:szCs w:val="24"/>
          <w:lang w:val="en-US"/>
          <w:rPrChange w:id="428" w:author="Lopez, Maël" w:date="2023-12-22T05:44:00Z">
            <w:rPr>
              <w:rFonts w:ascii="Calibri" w:hAnsi="Calibri" w:cs="Calibri"/>
              <w:i/>
              <w:iCs/>
              <w:kern w:val="0"/>
              <w:szCs w:val="24"/>
            </w:rPr>
          </w:rPrChange>
        </w:rPr>
        <w:t>Physical Review E</w:t>
      </w:r>
      <w:r w:rsidR="005923F5" w:rsidRPr="00597D96">
        <w:rPr>
          <w:rFonts w:ascii="Calibri" w:hAnsi="Calibri" w:cs="Calibri"/>
          <w:kern w:val="0"/>
          <w:szCs w:val="24"/>
          <w:lang w:val="en-US"/>
          <w:rPrChange w:id="429" w:author="Lopez, Maël" w:date="2023-12-22T05:44:00Z">
            <w:rPr>
              <w:rFonts w:ascii="Calibri" w:hAnsi="Calibri" w:cs="Calibri"/>
              <w:kern w:val="0"/>
              <w:szCs w:val="24"/>
            </w:rPr>
          </w:rPrChange>
        </w:rPr>
        <w:t xml:space="preserve"> 70, n</w:t>
      </w:r>
      <w:r w:rsidR="005923F5" w:rsidRPr="00597D96">
        <w:rPr>
          <w:rFonts w:ascii="Calibri" w:hAnsi="Calibri" w:cs="Calibri"/>
          <w:kern w:val="0"/>
          <w:szCs w:val="24"/>
          <w:vertAlign w:val="superscript"/>
          <w:lang w:val="en-US"/>
          <w:rPrChange w:id="430" w:author="Lopez, Maël" w:date="2023-12-22T05:44:00Z">
            <w:rPr>
              <w:rFonts w:ascii="Calibri" w:hAnsi="Calibri" w:cs="Calibri"/>
              <w:kern w:val="0"/>
              <w:szCs w:val="24"/>
              <w:vertAlign w:val="superscript"/>
            </w:rPr>
          </w:rPrChange>
        </w:rPr>
        <w:t>o</w:t>
      </w:r>
      <w:r w:rsidR="005923F5" w:rsidRPr="00597D96">
        <w:rPr>
          <w:rFonts w:ascii="Calibri" w:hAnsi="Calibri" w:cs="Calibri"/>
          <w:kern w:val="0"/>
          <w:szCs w:val="24"/>
          <w:lang w:val="en-US"/>
          <w:rPrChange w:id="431" w:author="Lopez, Maël" w:date="2023-12-22T05:44:00Z">
            <w:rPr>
              <w:rFonts w:ascii="Calibri" w:hAnsi="Calibri" w:cs="Calibri"/>
              <w:kern w:val="0"/>
              <w:szCs w:val="24"/>
            </w:rPr>
          </w:rPrChange>
        </w:rPr>
        <w:t xml:space="preserve"> 5 (18 novembre 2004): 055602, https://doi.org/10.1103/PhysRevE.70.055602.</w:t>
      </w:r>
      <w:r>
        <w:fldChar w:fldCharType="end"/>
      </w:r>
    </w:p>
  </w:endnote>
  <w:endnote w:id="38">
    <w:p w14:paraId="63799B81" w14:textId="35A19520" w:rsidR="003C4608" w:rsidRPr="00597D96" w:rsidRDefault="003C4608" w:rsidP="00073AF9">
      <w:pPr>
        <w:pStyle w:val="Notedefin"/>
        <w:spacing w:line="276" w:lineRule="auto"/>
        <w:jc w:val="both"/>
        <w:rPr>
          <w:lang w:val="en-US"/>
          <w:rPrChange w:id="432" w:author="Lopez, Maël" w:date="2023-12-22T05:44:00Z">
            <w:rPr/>
          </w:rPrChange>
        </w:rPr>
      </w:pPr>
      <w:r>
        <w:rPr>
          <w:rStyle w:val="Appeldenotedefin"/>
        </w:rPr>
        <w:endnoteRef/>
      </w:r>
      <w:r w:rsidRPr="00597D96">
        <w:rPr>
          <w:lang w:val="en-US"/>
          <w:rPrChange w:id="433" w:author="Lopez, Maël" w:date="2023-12-22T05:44:00Z">
            <w:rPr/>
          </w:rPrChange>
        </w:rPr>
        <w:t xml:space="preserve"> </w:t>
      </w:r>
      <w:r>
        <w:fldChar w:fldCharType="begin"/>
      </w:r>
      <w:r w:rsidR="005923F5" w:rsidRPr="00597D96">
        <w:rPr>
          <w:lang w:val="en-US"/>
          <w:rPrChange w:id="434" w:author="Lopez, Maël" w:date="2023-12-22T05:44:00Z">
            <w:rPr/>
          </w:rPrChange>
        </w:rPr>
        <w:instrText xml:space="preserve"> ADDIN ZOTERO_ITEM CSL_CITATION {"citationID":"okBUtMe3","properties":{"formattedCitation":"Xiaoqi Zhang et Li Cheng, \\uc0\\u171{}\\uc0\\u160{}Broadband and Low Frequency Sound Absorption by Sonic Black Holes with Micro-Perforated Boundaries\\uc0\\u160{}\\uc0\\u187{}, {\\i{}Journal of Sound and Vibration} 512 (novembre 2021): 116401, https://doi.org/10.1016/j.jsv.2021.116401.","plainCitation":"Xiaoqi Zhang et Li Cheng, « Broadband and Low Frequency Sound Absorption by Sonic Black Holes with Micro-Perforated Boundaries », Journal of Sound and Vibration 512 (novembre 2021): 116401, https://doi.org/10.1016/j.jsv.2021.116401.","noteIndex":39},"citationItems":[{"id":596,"uris":["http://zotero.org/users/12361571/items/ZVGKGWBY"],"itemData":{"id":596,"type":"article-journal","abstract":"Acoustic black holes (ABHs) have been so far investigated mainly for flexural wave manipulation in structures. Exploration of ABHs for sound wave manipulation, referred to as Sonic black holes (SBHs), as well as the design of SBH-based noise control devices are scarce. To fill the gap, this paper proposes a SBH sound absorber inside a circular duct in conjunction with the use of Microperforated panels (MPPs) to achieve broadband and low-frequency sound absorption. Capitalizing on the ABH-specific wave retarding and trapping phenomena and the energy dissipation ability of the MPP, a compact and ultra-broadband near perfect sound absorbing device with subwavelength thickness is realized for noise abatement in a duct. Finite element simulations are performed to assess the achieved sound absorption performance, which is experimentally confirmed by impedance tube tests. Analyses reveal that the physical mechanism underpinning the superior sound absorption is attributed to the combined effects of the ABH-induced wave speed changes, energy trapping and the spatially graded local resonances of the cavity-backed MPP. The proposed solution shows promise for circumventing some existing limitations of traditional noise control devices.","container-title":"Journal of Sound and Vibration","DOI":"10.1016/j.jsv.2021.116401","ISSN":"0022460X","journalAbbreviation":"Journal of Sound and Vibration","language":"en","page":"116401","source":"DOI.org (Crossref)","title":"Broadband and low frequency sound absorption by Sonic black holes with Micro-perforated boundaries","volume":"512","author":[{"family":"Zhang","given":"Xiaoqi"},{"family":"Cheng","given":"Li"}],"issued":{"date-parts":[["2021",11]]}}}],"schema":"https://github.com/citation-style-language/schema/raw/master/csl-citation.json"} </w:instrText>
      </w:r>
      <w:r>
        <w:fldChar w:fldCharType="separate"/>
      </w:r>
      <w:r w:rsidR="005923F5" w:rsidRPr="00597D96">
        <w:rPr>
          <w:rFonts w:ascii="Calibri" w:hAnsi="Calibri" w:cs="Calibri"/>
          <w:kern w:val="0"/>
          <w:szCs w:val="24"/>
          <w:lang w:val="en-US"/>
          <w:rPrChange w:id="435" w:author="Lopez, Maël" w:date="2023-12-22T05:44:00Z">
            <w:rPr>
              <w:rFonts w:ascii="Calibri" w:hAnsi="Calibri" w:cs="Calibri"/>
              <w:kern w:val="0"/>
              <w:szCs w:val="24"/>
            </w:rPr>
          </w:rPrChange>
        </w:rPr>
        <w:t xml:space="preserve">Xiaoqi Zhang et Li Cheng, « Broadband and Low Frequency Sound Absorption by Sonic Black Holes with Micro-Perforated Boundaries », </w:t>
      </w:r>
      <w:r w:rsidR="005923F5" w:rsidRPr="00597D96">
        <w:rPr>
          <w:rFonts w:ascii="Calibri" w:hAnsi="Calibri" w:cs="Calibri"/>
          <w:i/>
          <w:iCs/>
          <w:kern w:val="0"/>
          <w:szCs w:val="24"/>
          <w:lang w:val="en-US"/>
          <w:rPrChange w:id="436" w:author="Lopez, Maël" w:date="2023-12-22T05:44:00Z">
            <w:rPr>
              <w:rFonts w:ascii="Calibri" w:hAnsi="Calibri" w:cs="Calibri"/>
              <w:i/>
              <w:iCs/>
              <w:kern w:val="0"/>
              <w:szCs w:val="24"/>
            </w:rPr>
          </w:rPrChange>
        </w:rPr>
        <w:t>Journal of Sound and Vibration</w:t>
      </w:r>
      <w:r w:rsidR="005923F5" w:rsidRPr="00597D96">
        <w:rPr>
          <w:rFonts w:ascii="Calibri" w:hAnsi="Calibri" w:cs="Calibri"/>
          <w:kern w:val="0"/>
          <w:szCs w:val="24"/>
          <w:lang w:val="en-US"/>
          <w:rPrChange w:id="437" w:author="Lopez, Maël" w:date="2023-12-22T05:44:00Z">
            <w:rPr>
              <w:rFonts w:ascii="Calibri" w:hAnsi="Calibri" w:cs="Calibri"/>
              <w:kern w:val="0"/>
              <w:szCs w:val="24"/>
            </w:rPr>
          </w:rPrChange>
        </w:rPr>
        <w:t xml:space="preserve"> 512 (novembre 2021): 116401, https://doi.org/10.1016/j.jsv.2021.116401.</w:t>
      </w:r>
      <w:r>
        <w:fldChar w:fldCharType="end"/>
      </w:r>
    </w:p>
  </w:endnote>
  <w:endnote w:id="39">
    <w:p w14:paraId="4A81E2F4" w14:textId="67751A60" w:rsidR="00582C59" w:rsidRPr="00597D96" w:rsidRDefault="00582C59" w:rsidP="00073AF9">
      <w:pPr>
        <w:pStyle w:val="Notedefin"/>
        <w:spacing w:line="276" w:lineRule="auto"/>
        <w:jc w:val="both"/>
        <w:rPr>
          <w:lang w:val="en-US"/>
          <w:rPrChange w:id="440" w:author="Lopez, Maël" w:date="2023-12-22T05:44:00Z">
            <w:rPr/>
          </w:rPrChange>
        </w:rPr>
      </w:pPr>
      <w:r>
        <w:rPr>
          <w:rStyle w:val="Appeldenotedefin"/>
        </w:rPr>
        <w:endnoteRef/>
      </w:r>
      <w:r w:rsidRPr="00597D96">
        <w:rPr>
          <w:lang w:val="en-US"/>
          <w:rPrChange w:id="441" w:author="Lopez, Maël" w:date="2023-12-22T05:44:00Z">
            <w:rPr/>
          </w:rPrChange>
        </w:rPr>
        <w:t xml:space="preserve"> </w:t>
      </w:r>
      <w:r>
        <w:fldChar w:fldCharType="begin"/>
      </w:r>
      <w:r w:rsidR="005923F5" w:rsidRPr="00597D96">
        <w:rPr>
          <w:lang w:val="en-US"/>
          <w:rPrChange w:id="442" w:author="Lopez, Maël" w:date="2023-12-22T05:44:00Z">
            <w:rPr/>
          </w:rPrChange>
        </w:rPr>
        <w:instrText xml:space="preserve"> ADDIN ZOTERO_ITEM CSL_CITATION {"citationID":"CI1xSSwg","properties":{"formattedCitation":"Nansha Gao et al., \\uc0\\u171{}\\uc0\\u160{}Acoustic Metamaterials for Noise Reduction: A Review\\uc0\\u160{}\\uc0\\u187{}, {\\i{}Advanced Materials Technologies} 7, n\\super o\\nosupersub{} 6 (juin 2022): 2100698, https://doi.org/10.1002/admt.202100698.","plainCitation":"Nansha Gao et al., « Acoustic Metamaterials for Noise Reduction: A Review », Advanced Materials Technologies 7, no 6 (juin 2022): 2100698, https://doi.org/10.1002/admt.202100698.","noteIndex":40},"citationItems":[{"id":566,"uris":["http://zotero.org/users/12361571/items/J2I2ZL39"],"itemData":{"id":566,"type":"article-journal","abstract":"Abstract\n            Noise pollution has become a significant global problem in recent years. Unfortunately, conventional acoustic materials cannot offer substantial improvements in noise reduction. However, acoustic metamaterials are providing new solutions for controlling sound waves, and have huge potential for mitigating noise propagation in particular. Recently, owing to the rapid development of acoustic metamaterials, metamaterials for acoustic noise reduction have drawn the attention of researchers worldwide. These metamaterials are often both light and compact, and are excellent at reducing low‐frequency noise, which is difficult to control with conventional acoustic materials. Recent progress has illustrated that acoustic metamaterials effectively control sound waves, and optimizing their structure can enable functionality based on new physical phenomena. This review introduces the development of acoustic metamaterials, and summarizes the basic classification, underlying physical mechanism, application scenarios, and emerging research trends for both passive and active noise‐reduction metamaterials. Focusing on noise reduction, the shortcomings of current technologies are discussed, and future development trends are predicted. As our knowledge in this area continues to expand, it is expected that acoustic metamaterials will continue to improve and find more practical applications in emerging fields in the future.","container-title":"Advanced Materials Technologies","DOI":"10.1002/admt.202100698","ISSN":"2365-709X, 2365-709X","issue":"6","journalAbbreviation":"Adv Materials Technologies","language":"en","page":"2100698","source":"DOI.org (Crossref)","title":"Acoustic Metamaterials for Noise Reduction: A Review","title-short":"Acoustic Metamaterials for Noise Reduction","volume":"7","author":[{"family":"Gao","given":"Nansha"},{"family":"Zhang","given":"Zhicheng"},{"family":"Deng","given":"Jie"},{"family":"Guo","given":"Xinyu"},{"family":"Cheng","given":"Baozhu"},{"family":"Hou","given":"Hong"}],"issued":{"date-parts":[["2022",6]]}}}],"schema":"https://github.com/citation-style-language/schema/raw/master/csl-citation.json"} </w:instrText>
      </w:r>
      <w:r>
        <w:fldChar w:fldCharType="separate"/>
      </w:r>
      <w:r w:rsidR="005923F5" w:rsidRPr="00597D96">
        <w:rPr>
          <w:rFonts w:ascii="Calibri" w:hAnsi="Calibri" w:cs="Calibri"/>
          <w:kern w:val="0"/>
          <w:szCs w:val="24"/>
          <w:lang w:val="en-US"/>
          <w:rPrChange w:id="443" w:author="Lopez, Maël" w:date="2023-12-22T05:44:00Z">
            <w:rPr>
              <w:rFonts w:ascii="Calibri" w:hAnsi="Calibri" w:cs="Calibri"/>
              <w:kern w:val="0"/>
              <w:szCs w:val="24"/>
            </w:rPr>
          </w:rPrChange>
        </w:rPr>
        <w:t xml:space="preserve">Nansha Gao et al., « Acoustic Metamaterials for Noise Reduction: A Review », </w:t>
      </w:r>
      <w:r w:rsidR="005923F5" w:rsidRPr="00597D96">
        <w:rPr>
          <w:rFonts w:ascii="Calibri" w:hAnsi="Calibri" w:cs="Calibri"/>
          <w:i/>
          <w:iCs/>
          <w:kern w:val="0"/>
          <w:szCs w:val="24"/>
          <w:lang w:val="en-US"/>
          <w:rPrChange w:id="444" w:author="Lopez, Maël" w:date="2023-12-22T05:44:00Z">
            <w:rPr>
              <w:rFonts w:ascii="Calibri" w:hAnsi="Calibri" w:cs="Calibri"/>
              <w:i/>
              <w:iCs/>
              <w:kern w:val="0"/>
              <w:szCs w:val="24"/>
            </w:rPr>
          </w:rPrChange>
        </w:rPr>
        <w:t>Advanced Materials Technologies</w:t>
      </w:r>
      <w:r w:rsidR="005923F5" w:rsidRPr="00597D96">
        <w:rPr>
          <w:rFonts w:ascii="Calibri" w:hAnsi="Calibri" w:cs="Calibri"/>
          <w:kern w:val="0"/>
          <w:szCs w:val="24"/>
          <w:lang w:val="en-US"/>
          <w:rPrChange w:id="445" w:author="Lopez, Maël" w:date="2023-12-22T05:44:00Z">
            <w:rPr>
              <w:rFonts w:ascii="Calibri" w:hAnsi="Calibri" w:cs="Calibri"/>
              <w:kern w:val="0"/>
              <w:szCs w:val="24"/>
            </w:rPr>
          </w:rPrChange>
        </w:rPr>
        <w:t xml:space="preserve"> 7, n</w:t>
      </w:r>
      <w:r w:rsidR="005923F5" w:rsidRPr="00597D96">
        <w:rPr>
          <w:rFonts w:ascii="Calibri" w:hAnsi="Calibri" w:cs="Calibri"/>
          <w:kern w:val="0"/>
          <w:szCs w:val="24"/>
          <w:vertAlign w:val="superscript"/>
          <w:lang w:val="en-US"/>
          <w:rPrChange w:id="446" w:author="Lopez, Maël" w:date="2023-12-22T05:44:00Z">
            <w:rPr>
              <w:rFonts w:ascii="Calibri" w:hAnsi="Calibri" w:cs="Calibri"/>
              <w:kern w:val="0"/>
              <w:szCs w:val="24"/>
              <w:vertAlign w:val="superscript"/>
            </w:rPr>
          </w:rPrChange>
        </w:rPr>
        <w:t>o</w:t>
      </w:r>
      <w:r w:rsidR="005923F5" w:rsidRPr="00597D96">
        <w:rPr>
          <w:rFonts w:ascii="Calibri" w:hAnsi="Calibri" w:cs="Calibri"/>
          <w:kern w:val="0"/>
          <w:szCs w:val="24"/>
          <w:lang w:val="en-US"/>
          <w:rPrChange w:id="447" w:author="Lopez, Maël" w:date="2023-12-22T05:44:00Z">
            <w:rPr>
              <w:rFonts w:ascii="Calibri" w:hAnsi="Calibri" w:cs="Calibri"/>
              <w:kern w:val="0"/>
              <w:szCs w:val="24"/>
            </w:rPr>
          </w:rPrChange>
        </w:rPr>
        <w:t xml:space="preserve"> 6 (juin 2022): 2100698, https://doi.org/10.1002/admt.202100698.</w:t>
      </w:r>
      <w:r>
        <w:fldChar w:fldCharType="end"/>
      </w:r>
    </w:p>
  </w:endnote>
  <w:endnote w:id="40">
    <w:p w14:paraId="1B4AF078" w14:textId="1F794823" w:rsidR="008C7912" w:rsidRPr="00597D96" w:rsidRDefault="008C7912" w:rsidP="00073AF9">
      <w:pPr>
        <w:pStyle w:val="Notedefin"/>
        <w:spacing w:line="276" w:lineRule="auto"/>
        <w:jc w:val="both"/>
        <w:rPr>
          <w:lang w:val="en-US"/>
          <w:rPrChange w:id="448" w:author="Lopez, Maël" w:date="2023-12-22T05:44:00Z">
            <w:rPr/>
          </w:rPrChange>
        </w:rPr>
      </w:pPr>
      <w:r>
        <w:rPr>
          <w:rStyle w:val="Appeldenotedefin"/>
        </w:rPr>
        <w:endnoteRef/>
      </w:r>
      <w:r w:rsidRPr="00597D96">
        <w:rPr>
          <w:lang w:val="en-US"/>
          <w:rPrChange w:id="449" w:author="Lopez, Maël" w:date="2023-12-22T05:44:00Z">
            <w:rPr/>
          </w:rPrChange>
        </w:rPr>
        <w:t xml:space="preserve"> </w:t>
      </w:r>
      <w:r>
        <w:fldChar w:fldCharType="begin"/>
      </w:r>
      <w:r w:rsidR="005923F5" w:rsidRPr="00597D96">
        <w:rPr>
          <w:lang w:val="en-US"/>
          <w:rPrChange w:id="450" w:author="Lopez, Maël" w:date="2023-12-22T05:44:00Z">
            <w:rPr/>
          </w:rPrChange>
        </w:rPr>
        <w:instrText xml:space="preserve"> ADDIN ZOTERO_ITEM CSL_CITATION {"citationID":"LVq0hMpv","properties":{"formattedCitation":"Giorgio Palma et al., \\uc0\\u171{}\\uc0\\u160{}Acoustic Metamaterials in Aeronautics\\uc0\\u160{}\\uc0\\u187{}, {\\i{}Applied Sciences} 8, n\\super o\\nosupersub{} 6 (13 juin 2018): 971, https://doi.org/10.3390/app8060971.","plainCitation":"Giorgio Palma et al., « Acoustic Metamaterials in Aeronautics », Applied Sciences 8, no 6 (13 juin 2018): 971, https://doi.org/10.3390/app8060971.","noteIndex":41},"citationItems":[{"id":574,"uris":["http://zotero.org/users/12361571/items/IFWXG4TN"],"itemData":{"id":574,"type":"article-journal","abstract":"Metamaterials, man-made composites that are scaled smaller than the wavelength, have demonstrated a huge potential for application in acoustics, allowing the production of sub-wavelength acoustic absorbers, acoustic invisibility, perfect acoustic mirrors and acoustic lenses for hyper focusing, and acoustic illusions and enabling new degrees of freedom in the control of the acoustic </w:instrText>
      </w:r>
      <w:r w:rsidR="005923F5">
        <w:instrText>ﬁ</w:instrText>
      </w:r>
      <w:r w:rsidR="005923F5" w:rsidRPr="00597D96">
        <w:rPr>
          <w:lang w:val="en-US"/>
          <w:rPrChange w:id="451" w:author="Lopez, Maël" w:date="2023-12-22T05:44:00Z">
            <w:rPr/>
          </w:rPrChange>
        </w:rPr>
        <w:instrText>eld. The zero, or even negative, refractive sound index of metamaterials offers possibilities for the control of acoustic patterns and sound at sub-wavelength scales. Despite the tremendous growth in research on acoustic metamaterials during the last decade, the potential of metamaterial-based technologies in aeronautics has still not been fully explored, and its utilization is still in its infancy. Thus, the principal concepts mentioned above could very well provide a means to develop devices that allow the mitigation of the impact of civil aviation noise on the community. This paper gives a review of the most relevant works on acoustic metamaterials, analyzing them for their potential applicability in aeronautics, and, in this process, identifying possible implementation areas and interesting metabehaviors. It also identi</w:instrText>
      </w:r>
      <w:r w:rsidR="005923F5">
        <w:instrText>ﬁ</w:instrText>
      </w:r>
      <w:r w:rsidR="005923F5" w:rsidRPr="00597D96">
        <w:rPr>
          <w:lang w:val="en-US"/>
          <w:rPrChange w:id="452" w:author="Lopez, Maël" w:date="2023-12-22T05:44:00Z">
            <w:rPr/>
          </w:rPrChange>
        </w:rPr>
        <w:instrText xml:space="preserve">es some technical challenges and possible future directions for research with the goal of unveiling the potential of metamaterials technology in aeronautics.","container-title":"Applied Sciences","DOI":"10.3390/app8060971","ISSN":"2076-3417","issue":"6","journalAbbreviation":"Applied Sciences","language":"en","page":"971","source":"DOI.org (Crossref)","title":"Acoustic Metamaterials in Aeronautics","volume":"8","author":[{"family":"Palma","given":"Giorgio"},{"family":"Mao","given":"Huina"},{"family":"Burghignoli","given":"Lorenzo"},{"family":"Göransson","given":"Peter"},{"family":"Iemma","given":"Umberto"}],"issued":{"date-parts":[["2018",6,13]]}}}],"schema":"https://github.com/citation-style-language/schema/raw/master/csl-citation.json"} </w:instrText>
      </w:r>
      <w:r>
        <w:fldChar w:fldCharType="separate"/>
      </w:r>
      <w:r w:rsidR="005923F5" w:rsidRPr="00597D96">
        <w:rPr>
          <w:rFonts w:ascii="Calibri" w:hAnsi="Calibri" w:cs="Calibri"/>
          <w:kern w:val="0"/>
          <w:szCs w:val="24"/>
          <w:lang w:val="en-US"/>
          <w:rPrChange w:id="453" w:author="Lopez, Maël" w:date="2023-12-22T05:44:00Z">
            <w:rPr>
              <w:rFonts w:ascii="Calibri" w:hAnsi="Calibri" w:cs="Calibri"/>
              <w:kern w:val="0"/>
              <w:szCs w:val="24"/>
            </w:rPr>
          </w:rPrChange>
        </w:rPr>
        <w:t xml:space="preserve">Giorgio Palma et al., « Acoustic Metamaterials in Aeronautics », </w:t>
      </w:r>
      <w:r w:rsidR="005923F5" w:rsidRPr="00597D96">
        <w:rPr>
          <w:rFonts w:ascii="Calibri" w:hAnsi="Calibri" w:cs="Calibri"/>
          <w:i/>
          <w:iCs/>
          <w:kern w:val="0"/>
          <w:szCs w:val="24"/>
          <w:lang w:val="en-US"/>
          <w:rPrChange w:id="454" w:author="Lopez, Maël" w:date="2023-12-22T05:44:00Z">
            <w:rPr>
              <w:rFonts w:ascii="Calibri" w:hAnsi="Calibri" w:cs="Calibri"/>
              <w:i/>
              <w:iCs/>
              <w:kern w:val="0"/>
              <w:szCs w:val="24"/>
            </w:rPr>
          </w:rPrChange>
        </w:rPr>
        <w:t>Applied Sciences</w:t>
      </w:r>
      <w:r w:rsidR="005923F5" w:rsidRPr="00597D96">
        <w:rPr>
          <w:rFonts w:ascii="Calibri" w:hAnsi="Calibri" w:cs="Calibri"/>
          <w:kern w:val="0"/>
          <w:szCs w:val="24"/>
          <w:lang w:val="en-US"/>
          <w:rPrChange w:id="455" w:author="Lopez, Maël" w:date="2023-12-22T05:44:00Z">
            <w:rPr>
              <w:rFonts w:ascii="Calibri" w:hAnsi="Calibri" w:cs="Calibri"/>
              <w:kern w:val="0"/>
              <w:szCs w:val="24"/>
            </w:rPr>
          </w:rPrChange>
        </w:rPr>
        <w:t xml:space="preserve"> 8, n</w:t>
      </w:r>
      <w:r w:rsidR="005923F5" w:rsidRPr="00597D96">
        <w:rPr>
          <w:rFonts w:ascii="Calibri" w:hAnsi="Calibri" w:cs="Calibri"/>
          <w:kern w:val="0"/>
          <w:szCs w:val="24"/>
          <w:vertAlign w:val="superscript"/>
          <w:lang w:val="en-US"/>
          <w:rPrChange w:id="456" w:author="Lopez, Maël" w:date="2023-12-22T05:44:00Z">
            <w:rPr>
              <w:rFonts w:ascii="Calibri" w:hAnsi="Calibri" w:cs="Calibri"/>
              <w:kern w:val="0"/>
              <w:szCs w:val="24"/>
              <w:vertAlign w:val="superscript"/>
            </w:rPr>
          </w:rPrChange>
        </w:rPr>
        <w:t>o</w:t>
      </w:r>
      <w:r w:rsidR="005923F5" w:rsidRPr="00597D96">
        <w:rPr>
          <w:rFonts w:ascii="Calibri" w:hAnsi="Calibri" w:cs="Calibri"/>
          <w:kern w:val="0"/>
          <w:szCs w:val="24"/>
          <w:lang w:val="en-US"/>
          <w:rPrChange w:id="457" w:author="Lopez, Maël" w:date="2023-12-22T05:44:00Z">
            <w:rPr>
              <w:rFonts w:ascii="Calibri" w:hAnsi="Calibri" w:cs="Calibri"/>
              <w:kern w:val="0"/>
              <w:szCs w:val="24"/>
            </w:rPr>
          </w:rPrChange>
        </w:rPr>
        <w:t xml:space="preserve"> 6 (13 juin 2018): 971, https://doi.org/10.3390/app8060971.</w:t>
      </w:r>
      <w:r>
        <w:fldChar w:fldCharType="end"/>
      </w:r>
    </w:p>
  </w:endnote>
  <w:endnote w:id="41">
    <w:p w14:paraId="0A9663B9" w14:textId="23C6E970" w:rsidR="008C7912" w:rsidRPr="00597D96" w:rsidRDefault="008C7912" w:rsidP="00073AF9">
      <w:pPr>
        <w:pStyle w:val="Notedefin"/>
        <w:spacing w:line="276" w:lineRule="auto"/>
        <w:jc w:val="both"/>
        <w:rPr>
          <w:lang w:val="en-US"/>
          <w:rPrChange w:id="458" w:author="Lopez, Maël" w:date="2023-12-22T05:44:00Z">
            <w:rPr/>
          </w:rPrChange>
        </w:rPr>
      </w:pPr>
      <w:r>
        <w:rPr>
          <w:rStyle w:val="Appeldenotedefin"/>
        </w:rPr>
        <w:endnoteRef/>
      </w:r>
      <w:r w:rsidRPr="00597D96">
        <w:rPr>
          <w:lang w:val="en-US"/>
          <w:rPrChange w:id="459" w:author="Lopez, Maël" w:date="2023-12-22T05:44:00Z">
            <w:rPr/>
          </w:rPrChange>
        </w:rPr>
        <w:t xml:space="preserve"> </w:t>
      </w:r>
      <w:r>
        <w:fldChar w:fldCharType="begin"/>
      </w:r>
      <w:r w:rsidR="005923F5" w:rsidRPr="00597D96">
        <w:rPr>
          <w:lang w:val="en-US"/>
          <w:rPrChange w:id="460" w:author="Lopez, Maël" w:date="2023-12-22T05:44:00Z">
            <w:rPr/>
          </w:rPrChange>
        </w:rPr>
        <w:instrText xml:space="preserve"> ADDIN ZOTERO_ITEM CSL_CITATION {"citationID":"zWbq3hGs","properties":{"formattedCitation":"Niloofar Rastegar et al., \\uc0\\u171{}\\uc0\\u160{}ACOUSTIC METAMATERIALS FOR LOW-FREQUENCY NOISE REDUCTION: A REVIEW\\uc0\\u160{}\\uc0\\u187{}, s.\\uc0\\u160{}d.","plainCitation":"Niloofar Rastegar et al., « ACOUSTIC METAMATERIALS FOR LOW-FREQUENCY NOISE REDUCTION: A REVIEW », s. d.","noteIndex":42},"citationItems":[{"id":594,"uris":["http://zotero.org/users/12361571/items/DM5AI9IR"],"itemData":{"id":594,"type":"article-journal","language":"en","source":"Zotero","title":"ACOUSTIC METAMATERIALS FOR LOW-FREQUENCY NOISE REDUCTION: A REVIEW","author":[{"family":"Rastegar","given":"Niloofar"},{"family":"Cicco","given":"Davide De"},{"family":"Vidal","given":"David"},{"family":"Ross","given":"Annie"}]}}],"schema":"https://github.com/citation-style-language/schema/raw/master/csl-citation.json"} </w:instrText>
      </w:r>
      <w:r>
        <w:fldChar w:fldCharType="separate"/>
      </w:r>
      <w:r w:rsidR="005923F5" w:rsidRPr="00597D96">
        <w:rPr>
          <w:rFonts w:ascii="Calibri" w:hAnsi="Calibri" w:cs="Calibri"/>
          <w:kern w:val="0"/>
          <w:szCs w:val="24"/>
          <w:lang w:val="en-US"/>
          <w:rPrChange w:id="461" w:author="Lopez, Maël" w:date="2023-12-22T05:44:00Z">
            <w:rPr>
              <w:rFonts w:ascii="Calibri" w:hAnsi="Calibri" w:cs="Calibri"/>
              <w:kern w:val="0"/>
              <w:szCs w:val="24"/>
            </w:rPr>
          </w:rPrChange>
        </w:rPr>
        <w:t>Niloofar Rastegar et al., « ACOUSTIC METAMATERIALS FOR LOW-FREQUENCY NOISE REDUCTION: A REVIEW », s. d.</w:t>
      </w:r>
      <w:r>
        <w:fldChar w:fldCharType="end"/>
      </w:r>
    </w:p>
  </w:endnote>
  <w:endnote w:id="42">
    <w:p w14:paraId="523B8BC9" w14:textId="0890B732" w:rsidR="00D9368F" w:rsidRPr="00597D96" w:rsidRDefault="00D9368F" w:rsidP="00073AF9">
      <w:pPr>
        <w:pStyle w:val="Notedefin"/>
        <w:spacing w:line="276" w:lineRule="auto"/>
        <w:jc w:val="both"/>
        <w:rPr>
          <w:lang w:val="en-US"/>
          <w:rPrChange w:id="466" w:author="Lopez, Maël" w:date="2023-12-22T05:44:00Z">
            <w:rPr/>
          </w:rPrChange>
        </w:rPr>
      </w:pPr>
      <w:r>
        <w:rPr>
          <w:rStyle w:val="Appeldenotedefin"/>
        </w:rPr>
        <w:endnoteRef/>
      </w:r>
      <w:r w:rsidRPr="00597D96">
        <w:rPr>
          <w:lang w:val="en-US"/>
          <w:rPrChange w:id="467" w:author="Lopez, Maël" w:date="2023-12-22T05:44:00Z">
            <w:rPr/>
          </w:rPrChange>
        </w:rPr>
        <w:t xml:space="preserve"> </w:t>
      </w:r>
      <w:r>
        <w:fldChar w:fldCharType="begin"/>
      </w:r>
      <w:r w:rsidR="005923F5" w:rsidRPr="00597D96">
        <w:rPr>
          <w:lang w:val="en-US"/>
          <w:rPrChange w:id="468" w:author="Lopez, Maël" w:date="2023-12-22T05:44:00Z">
            <w:rPr/>
          </w:rPrChange>
        </w:rPr>
        <w:instrText xml:space="preserve"> ADDIN ZOTERO_ITEM CSL_CITATION {"citationID":"dke23EQp","properties":{"formattedCitation":"Rie Sugimoto, Paul Murray, et R. Jeremy Astley, \\uc0\\u171{}\\uc0\\u160{}Folded Cavity Liners for Turbofan Engine Intakes\\uc0\\u160{}\\uc0\\u187{}, in {\\i{}18th AIAA/CEAS Aeroacoustics Conference (33rd AIAA Aeroacoustics Conference)} (18th AIAA/CEAS Aeroacoustics Conference (33rd AIAA Aeroacoustics Conference), Colorado Springs, CO: American Institute of Aeronautics and Astronautics, 2012), https://doi.org/10.2514/6.2012-2291.","plainCitation":"Rie Sugimoto, Paul Murray, et R. Jeremy Astley, « Folded Cavity Liners for Turbofan Engine Intakes », in 18th AIAA/CEAS Aeroacoustics Conference (33rd AIAA Aeroacoustics Conference) (18th AIAA/CEAS Aeroacoustics Conference (33rd AIAA Aeroacoustics Conference), Colorado Springs, CO: American Institute of Aeronautics and Astronautics, 2012), https://doi.org/10.2514/6.2012-2291.","noteIndex":43},"citationItems":[{"id":718,"uris":["http://zotero.org/users/12361571/items/F5LR7EK7"],"itemData":{"id":718,"type":"paper-conference","container-title":"18th AIAA/CEAS Aeroacoustics Conference (33rd AIAA Aeroacoustics Conference)","DOI":"10.2514/6.2012-2291","event-place":"Colorado Springs, CO","event-title":"18th AIAA/CEAS Aeroacoustics Conference (33rd AIAA Aeroacoustics Conference)","ISBN":"978-1-60086-932-7","language":"en","publisher":"American Institute of Aeronautics and Astronautics","publisher-place":"Colorado Springs, CO","source":"DOI.org (Crossref)","title":"Folded Cavity Liners for Turbofan Engine Intakes","URL":"https://arc.aiaa.org/doi/10.2514/6.2012-2291","author":[{"family":"Sugimoto","given":"Rie"},{"family":"Murray","given":"Paul"},{"family":"Astley","given":"R. Jeremy"}],"accessed":{"date-parts":[["2023",12,18]]},"issued":{"date-parts":[["2012",6,4]]}}}],"schema":"https://github.com/citation-style-language/schema/raw/master/csl-citation.json"} </w:instrText>
      </w:r>
      <w:r>
        <w:fldChar w:fldCharType="separate"/>
      </w:r>
      <w:r w:rsidR="005923F5" w:rsidRPr="00597D96">
        <w:rPr>
          <w:rFonts w:ascii="Calibri" w:hAnsi="Calibri" w:cs="Calibri"/>
          <w:kern w:val="0"/>
          <w:szCs w:val="24"/>
          <w:lang w:val="en-US"/>
          <w:rPrChange w:id="469" w:author="Lopez, Maël" w:date="2023-12-22T05:44:00Z">
            <w:rPr>
              <w:rFonts w:ascii="Calibri" w:hAnsi="Calibri" w:cs="Calibri"/>
              <w:kern w:val="0"/>
              <w:szCs w:val="24"/>
            </w:rPr>
          </w:rPrChange>
        </w:rPr>
        <w:t xml:space="preserve">Rie Sugimoto, Paul Murray, et R. Jeremy Astley, « Folded Cavity Liners for Turbofan Engine Intakes », in </w:t>
      </w:r>
      <w:r w:rsidR="005923F5" w:rsidRPr="00597D96">
        <w:rPr>
          <w:rFonts w:ascii="Calibri" w:hAnsi="Calibri" w:cs="Calibri"/>
          <w:i/>
          <w:iCs/>
          <w:kern w:val="0"/>
          <w:szCs w:val="24"/>
          <w:lang w:val="en-US"/>
          <w:rPrChange w:id="470" w:author="Lopez, Maël" w:date="2023-12-22T05:44:00Z">
            <w:rPr>
              <w:rFonts w:ascii="Calibri" w:hAnsi="Calibri" w:cs="Calibri"/>
              <w:i/>
              <w:iCs/>
              <w:kern w:val="0"/>
              <w:szCs w:val="24"/>
            </w:rPr>
          </w:rPrChange>
        </w:rPr>
        <w:t>18th AIAA/CEAS Aeroacoustics Conference (33rd AIAA Aeroacoustics Conference)</w:t>
      </w:r>
      <w:r w:rsidR="005923F5" w:rsidRPr="00597D96">
        <w:rPr>
          <w:rFonts w:ascii="Calibri" w:hAnsi="Calibri" w:cs="Calibri"/>
          <w:kern w:val="0"/>
          <w:szCs w:val="24"/>
          <w:lang w:val="en-US"/>
          <w:rPrChange w:id="471" w:author="Lopez, Maël" w:date="2023-12-22T05:44:00Z">
            <w:rPr>
              <w:rFonts w:ascii="Calibri" w:hAnsi="Calibri" w:cs="Calibri"/>
              <w:kern w:val="0"/>
              <w:szCs w:val="24"/>
            </w:rPr>
          </w:rPrChange>
        </w:rPr>
        <w:t xml:space="preserve"> (18th AIAA/CEAS Aeroacoustics Conference (33rd AIAA Aeroacoustics Conference), Colorado Springs, CO: American Institute of Aeronautics and Astronautics, 2012), https://doi.org/10.2514/6.2012-2291.</w:t>
      </w:r>
      <w:r>
        <w:fldChar w:fldCharType="end"/>
      </w:r>
    </w:p>
  </w:endnote>
  <w:endnote w:id="43">
    <w:p w14:paraId="66BF908A" w14:textId="3F62D29D" w:rsidR="0011584A" w:rsidRPr="00597D96" w:rsidRDefault="0011584A" w:rsidP="00073AF9">
      <w:pPr>
        <w:pStyle w:val="Notedefin"/>
        <w:spacing w:line="276" w:lineRule="auto"/>
        <w:jc w:val="both"/>
        <w:rPr>
          <w:lang w:val="en-US"/>
          <w:rPrChange w:id="473" w:author="Lopez, Maël" w:date="2023-12-22T05:44:00Z">
            <w:rPr/>
          </w:rPrChange>
        </w:rPr>
      </w:pPr>
      <w:r>
        <w:rPr>
          <w:rStyle w:val="Appeldenotedefin"/>
        </w:rPr>
        <w:endnoteRef/>
      </w:r>
      <w:r w:rsidRPr="00597D96">
        <w:rPr>
          <w:lang w:val="en-US"/>
          <w:rPrChange w:id="474" w:author="Lopez, Maël" w:date="2023-12-22T05:44:00Z">
            <w:rPr/>
          </w:rPrChange>
        </w:rPr>
        <w:t xml:space="preserve"> </w:t>
      </w:r>
      <w:r>
        <w:fldChar w:fldCharType="begin"/>
      </w:r>
      <w:r w:rsidR="005923F5" w:rsidRPr="00597D96">
        <w:rPr>
          <w:lang w:val="en-US"/>
          <w:rPrChange w:id="475" w:author="Lopez, Maël" w:date="2023-12-22T05:44:00Z">
            <w:rPr/>
          </w:rPrChange>
        </w:rPr>
        <w:instrText xml:space="preserve"> ADDIN ZOTERO_ITEM CSL_CITATION {"citationID":"FNIy57fq","properties":{"formattedCitation":"Andrew T Chambers, James M Manimala, et Michael G Jones, \\uc0\\u171{}\\uc0\\u160{}Design and Optimization of 3D Folded-Core Acoustic Liners for Enhanced Low-Frequency Performance\\uc0\\u160{}\\uc0\\u187{}, s.\\uc0\\u160{}d.","plainCitation":"Andrew T Chambers, James M Manimala, et Michael G Jones, « Design and Optimization of 3D Folded-Core Acoustic Liners for Enhanced Low-Frequency Performance », s. d.","noteIndex":44},"citationItems":[{"id":614,"uris":["http://zotero.org/users/12361571/items/NMU568T7"],"itemData":{"id":614,"type":"article-journal","language":"en","source":"Zotero","title":"Design and Optimization of 3D Folded-Core Acoustic Liners for Enhanced Low-Frequency Performance","author":[{"family":"Chambers","given":"Andrew T"},{"family":"Manimala","given":"James M"},{"family":"Jones","given":"Michael G"}]}}],"schema":"https://github.com/citation-style-language/schema/raw/master/csl-citation.json"} </w:instrText>
      </w:r>
      <w:r>
        <w:fldChar w:fldCharType="separate"/>
      </w:r>
      <w:r w:rsidR="005923F5" w:rsidRPr="00597D96">
        <w:rPr>
          <w:rFonts w:ascii="Calibri" w:hAnsi="Calibri" w:cs="Calibri"/>
          <w:kern w:val="0"/>
          <w:szCs w:val="24"/>
          <w:lang w:val="en-US"/>
          <w:rPrChange w:id="476" w:author="Lopez, Maël" w:date="2023-12-22T05:44:00Z">
            <w:rPr>
              <w:rFonts w:ascii="Calibri" w:hAnsi="Calibri" w:cs="Calibri"/>
              <w:kern w:val="0"/>
              <w:szCs w:val="24"/>
            </w:rPr>
          </w:rPrChange>
        </w:rPr>
        <w:t>Andrew T Chambers, James M Manimala, et Michael G Jones, « Design and Optimization of 3D Folded-Core Acoustic Liners for Enhanced Low-Frequency Performance », s. d.</w:t>
      </w:r>
      <w:r>
        <w:fldChar w:fldCharType="end"/>
      </w:r>
    </w:p>
  </w:endnote>
  <w:endnote w:id="44">
    <w:p w14:paraId="7DBBADA5" w14:textId="444CC7E1" w:rsidR="00595F8F" w:rsidRPr="00597D96" w:rsidRDefault="00595F8F" w:rsidP="00073AF9">
      <w:pPr>
        <w:pStyle w:val="Notedefin"/>
        <w:spacing w:line="276" w:lineRule="auto"/>
        <w:jc w:val="both"/>
        <w:rPr>
          <w:lang w:val="en-US"/>
          <w:rPrChange w:id="479" w:author="Lopez, Maël" w:date="2023-12-22T05:44:00Z">
            <w:rPr/>
          </w:rPrChange>
        </w:rPr>
      </w:pPr>
      <w:r>
        <w:rPr>
          <w:rStyle w:val="Appeldenotedefin"/>
        </w:rPr>
        <w:endnoteRef/>
      </w:r>
      <w:r w:rsidRPr="00597D96">
        <w:rPr>
          <w:lang w:val="en-US"/>
          <w:rPrChange w:id="480" w:author="Lopez, Maël" w:date="2023-12-22T05:44:00Z">
            <w:rPr/>
          </w:rPrChange>
        </w:rPr>
        <w:t xml:space="preserve"> </w:t>
      </w:r>
      <w:r>
        <w:fldChar w:fldCharType="begin"/>
      </w:r>
      <w:r w:rsidR="005923F5" w:rsidRPr="00597D96">
        <w:rPr>
          <w:lang w:val="en-US"/>
          <w:rPrChange w:id="481" w:author="Lopez, Maël" w:date="2023-12-22T05:44:00Z">
            <w:rPr/>
          </w:rPrChange>
        </w:rPr>
        <w:instrText xml:space="preserve"> ADDIN ZOTERO_ITEM CSL_CITATION {"citationID":"a9wL7APa","properties":{"formattedCitation":"Dilillo, \\uc0\\u171{}\\uc0\\u160{}Design and Optimization of Acoustic Liners with Complex Cavities for Improved Broadband Noise Absorption\\uc0\\u160{}\\uc0\\u187{}.","plainCitation":"Dilillo, « Design and Optimization of Acoustic Liners with Complex Cavities for Improved Broadband Noise Absorption ».","noteIndex":45},"citationItems":[{"id":332,"uris":["http://zotero.org/users/12361571/items/ALMJA4E3"],"itemData":{"id":332,"type":"article-journal","language":"en","source":"Zotero","title":"Design and Optimization of Acoustic Liners with Complex Cavities for Improved Broadband Noise Absorption","author":[{"family":"Dilillo","given":"Giuseppe"}]}}],"schema":"https://github.com/citation-style-language/schema/raw/master/csl-citation.json"} </w:instrText>
      </w:r>
      <w:r>
        <w:fldChar w:fldCharType="separate"/>
      </w:r>
      <w:r w:rsidR="005923F5" w:rsidRPr="00597D96">
        <w:rPr>
          <w:rFonts w:ascii="Calibri" w:hAnsi="Calibri" w:cs="Calibri"/>
          <w:kern w:val="0"/>
          <w:szCs w:val="24"/>
          <w:lang w:val="en-US"/>
          <w:rPrChange w:id="482" w:author="Lopez, Maël" w:date="2023-12-22T05:44:00Z">
            <w:rPr>
              <w:rFonts w:ascii="Calibri" w:hAnsi="Calibri" w:cs="Calibri"/>
              <w:kern w:val="0"/>
              <w:szCs w:val="24"/>
            </w:rPr>
          </w:rPrChange>
        </w:rPr>
        <w:t>Dilillo, « Design and Optimization of Acoustic Liners with Complex Cavities for Improved Broadband Noise Absorption ».</w:t>
      </w:r>
      <w:r>
        <w:fldChar w:fldCharType="end"/>
      </w:r>
    </w:p>
  </w:endnote>
  <w:endnote w:id="45">
    <w:p w14:paraId="16C52690" w14:textId="0DC71257" w:rsidR="00A879D2" w:rsidRPr="00597D96" w:rsidRDefault="00A879D2" w:rsidP="00073AF9">
      <w:pPr>
        <w:pStyle w:val="Notedefin"/>
        <w:spacing w:line="276" w:lineRule="auto"/>
        <w:jc w:val="both"/>
        <w:rPr>
          <w:lang w:val="en-US"/>
          <w:rPrChange w:id="488" w:author="Lopez, Maël" w:date="2023-12-22T05:44:00Z">
            <w:rPr/>
          </w:rPrChange>
        </w:rPr>
      </w:pPr>
      <w:r>
        <w:rPr>
          <w:rStyle w:val="Appeldenotedefin"/>
        </w:rPr>
        <w:endnoteRef/>
      </w:r>
      <w:r w:rsidRPr="00597D96">
        <w:rPr>
          <w:lang w:val="en-US"/>
          <w:rPrChange w:id="489" w:author="Lopez, Maël" w:date="2023-12-22T05:44:00Z">
            <w:rPr/>
          </w:rPrChange>
        </w:rPr>
        <w:t xml:space="preserve"> </w:t>
      </w:r>
      <w:r>
        <w:fldChar w:fldCharType="begin"/>
      </w:r>
      <w:r w:rsidR="005923F5" w:rsidRPr="00597D96">
        <w:rPr>
          <w:lang w:val="en-US"/>
          <w:rPrChange w:id="490" w:author="Lopez, Maël" w:date="2023-12-22T05:44:00Z">
            <w:rPr/>
          </w:rPrChange>
        </w:rPr>
        <w:instrText xml:space="preserve"> ADDIN ZOTERO_ITEM CSL_CITATION {"citationID":"4dYAoQ9G","properties":{"formattedCitation":"Jean Boulvert et al., \\uc0\\u171{}\\uc0\\u160{}Folded Metaporous Material for Sub-Wavelength and Broadband Perfect Sound Absorption\\uc0\\u160{}\\uc0\\u187{}, {\\i{}Applied Physics Letters} 117, n\\super o\\nosupersub{} 25 (21 d\\uc0\\u233{}cembre 2020): 251902, https://doi.org/10.1063/5.0032809.","plainCitation":"Jean Boulvert et al., « Folded Metaporous Material for Sub-Wavelength and Broadband Perfect Sound Absorption », Applied Physics Letters 117, no 25 (21 décembre 2020): 251902, https://doi.org/10.1063/5.0032809.","noteIndex":46},"citationItems":[{"id":735,"uris":["http://zotero.org/users/12361571/items/262SKJPE"],"itemData":{"id":735,"type":"article-journal","abstract":"This Letter reports a folded metaporous surface optimized to achieve sub-wavelength and broadband perfect absorption. Its unit cell is composed of four different helicoidal cavities filled by porous media, which are structured and quasi-isotropic micro-lattices with a variable lattice constant. The effective thickness and intrinsic losses of each helicoidal cavity can be adjusted independently by varying their macro- and micro-structures, namely, the number of revolution of the folded structure and the lattice constant of the micro-lattice. An analytical model predicting the physical properties of this metaporous surface is developed. The macro- and micro-structures are then jointly optimized for sub-wavelength broadband perfect absorption. Finally, the system is 3D printed and experimentally tested. The experimental results are found to be in good agreement with the theory and show an almost perfect absorption over a frequency range out of reach for the homogeneous constitutive porous medium and the only helicoidal cavities.","container-title":"Applied Physics Letters","DOI":"10.1063/5.0032809","ISSN":"0003-6951, 1077-3118","issue":"25","language":"en","page":"251902","source":"DOI.org (Crossref)","title":"Folded metaporous material for sub-wavelength and broadband perfect sound absorption","volume":"117","author":[{"family":"Boulvert","given":"Jean"},{"family":"Costa-Baptista","given":"Josué"},{"family":"Cavalieri","given":"Théo"},{"family":"Romero-García","given":"Vicente"},{"family":"Gabard","given":"Gwénaël"},{"family":"Fotsing","given":"Edith Roland"},{"family":"Ross","given":"Annie"},{"family":"Perna","given":"Maxime"},{"family":"Mardjono","given":"Jacky"},{"family":"Groby","given":"Jean-Philippe"}],"issued":{"date-parts":[["2020",12,21]]}}}],"schema":"https://github.com/citation-style-language/schema/raw/master/csl-citation.json"} </w:instrText>
      </w:r>
      <w:r>
        <w:fldChar w:fldCharType="separate"/>
      </w:r>
      <w:r w:rsidR="005923F5" w:rsidRPr="00597D96">
        <w:rPr>
          <w:rFonts w:ascii="Calibri" w:hAnsi="Calibri" w:cs="Calibri"/>
          <w:kern w:val="0"/>
          <w:szCs w:val="24"/>
          <w:lang w:val="en-US"/>
          <w:rPrChange w:id="491" w:author="Lopez, Maël" w:date="2023-12-22T05:44:00Z">
            <w:rPr>
              <w:rFonts w:ascii="Calibri" w:hAnsi="Calibri" w:cs="Calibri"/>
              <w:kern w:val="0"/>
              <w:szCs w:val="24"/>
            </w:rPr>
          </w:rPrChange>
        </w:rPr>
        <w:t xml:space="preserve">Jean Boulvert et al., « Folded Metaporous Material for Sub-Wavelength and Broadband Perfect Sound Absorption », </w:t>
      </w:r>
      <w:r w:rsidR="005923F5" w:rsidRPr="00597D96">
        <w:rPr>
          <w:rFonts w:ascii="Calibri" w:hAnsi="Calibri" w:cs="Calibri"/>
          <w:i/>
          <w:iCs/>
          <w:kern w:val="0"/>
          <w:szCs w:val="24"/>
          <w:lang w:val="en-US"/>
          <w:rPrChange w:id="492" w:author="Lopez, Maël" w:date="2023-12-22T05:44:00Z">
            <w:rPr>
              <w:rFonts w:ascii="Calibri" w:hAnsi="Calibri" w:cs="Calibri"/>
              <w:i/>
              <w:iCs/>
              <w:kern w:val="0"/>
              <w:szCs w:val="24"/>
            </w:rPr>
          </w:rPrChange>
        </w:rPr>
        <w:t>Applied Physics Letters</w:t>
      </w:r>
      <w:r w:rsidR="005923F5" w:rsidRPr="00597D96">
        <w:rPr>
          <w:rFonts w:ascii="Calibri" w:hAnsi="Calibri" w:cs="Calibri"/>
          <w:kern w:val="0"/>
          <w:szCs w:val="24"/>
          <w:lang w:val="en-US"/>
          <w:rPrChange w:id="493" w:author="Lopez, Maël" w:date="2023-12-22T05:44:00Z">
            <w:rPr>
              <w:rFonts w:ascii="Calibri" w:hAnsi="Calibri" w:cs="Calibri"/>
              <w:kern w:val="0"/>
              <w:szCs w:val="24"/>
            </w:rPr>
          </w:rPrChange>
        </w:rPr>
        <w:t xml:space="preserve"> 117, n</w:t>
      </w:r>
      <w:r w:rsidR="005923F5" w:rsidRPr="00597D96">
        <w:rPr>
          <w:rFonts w:ascii="Calibri" w:hAnsi="Calibri" w:cs="Calibri"/>
          <w:kern w:val="0"/>
          <w:szCs w:val="24"/>
          <w:vertAlign w:val="superscript"/>
          <w:lang w:val="en-US"/>
          <w:rPrChange w:id="494" w:author="Lopez, Maël" w:date="2023-12-22T05:44:00Z">
            <w:rPr>
              <w:rFonts w:ascii="Calibri" w:hAnsi="Calibri" w:cs="Calibri"/>
              <w:kern w:val="0"/>
              <w:szCs w:val="24"/>
              <w:vertAlign w:val="superscript"/>
            </w:rPr>
          </w:rPrChange>
        </w:rPr>
        <w:t>o</w:t>
      </w:r>
      <w:r w:rsidR="005923F5" w:rsidRPr="00597D96">
        <w:rPr>
          <w:rFonts w:ascii="Calibri" w:hAnsi="Calibri" w:cs="Calibri"/>
          <w:kern w:val="0"/>
          <w:szCs w:val="24"/>
          <w:lang w:val="en-US"/>
          <w:rPrChange w:id="495" w:author="Lopez, Maël" w:date="2023-12-22T05:44:00Z">
            <w:rPr>
              <w:rFonts w:ascii="Calibri" w:hAnsi="Calibri" w:cs="Calibri"/>
              <w:kern w:val="0"/>
              <w:szCs w:val="24"/>
            </w:rPr>
          </w:rPrChange>
        </w:rPr>
        <w:t xml:space="preserve"> 25 (21 décembre 2020): 251902, https://doi.org/10.1063/5.0032809.</w:t>
      </w:r>
      <w:r>
        <w:fldChar w:fldCharType="end"/>
      </w:r>
    </w:p>
  </w:endnote>
  <w:endnote w:id="46">
    <w:p w14:paraId="00BA8E4D" w14:textId="26D83EA8" w:rsidR="00341C25" w:rsidRPr="00597D96" w:rsidRDefault="00341C25" w:rsidP="00073AF9">
      <w:pPr>
        <w:pStyle w:val="Notedefin"/>
        <w:spacing w:line="276" w:lineRule="auto"/>
        <w:jc w:val="both"/>
        <w:rPr>
          <w:lang w:val="en-US"/>
          <w:rPrChange w:id="499" w:author="Lopez, Maël" w:date="2023-12-22T05:44:00Z">
            <w:rPr/>
          </w:rPrChange>
        </w:rPr>
      </w:pPr>
      <w:r>
        <w:rPr>
          <w:rStyle w:val="Appeldenotedefin"/>
        </w:rPr>
        <w:endnoteRef/>
      </w:r>
      <w:r w:rsidRPr="00597D96">
        <w:rPr>
          <w:lang w:val="en-US"/>
          <w:rPrChange w:id="500" w:author="Lopez, Maël" w:date="2023-12-22T05:44:00Z">
            <w:rPr/>
          </w:rPrChange>
        </w:rPr>
        <w:t xml:space="preserve"> </w:t>
      </w:r>
      <w:r>
        <w:fldChar w:fldCharType="begin"/>
      </w:r>
      <w:r w:rsidRPr="00597D96">
        <w:rPr>
          <w:lang w:val="en-US"/>
          <w:rPrChange w:id="501" w:author="Lopez, Maël" w:date="2023-12-22T05:44:00Z">
            <w:rPr/>
          </w:rPrChange>
        </w:rPr>
        <w:instrText>HYPERLINK "https://doi.org/10.1016/j.compstruct.2020.111978"</w:instrText>
      </w:r>
      <w:r>
        <w:fldChar w:fldCharType="separate"/>
      </w:r>
      <w:r w:rsidRPr="00597D96">
        <w:rPr>
          <w:rStyle w:val="Lienhypertexte"/>
          <w:lang w:val="en-US"/>
          <w:rPrChange w:id="502" w:author="Lopez, Maël" w:date="2023-12-22T05:44:00Z">
            <w:rPr>
              <w:rStyle w:val="Lienhypertexte"/>
            </w:rPr>
          </w:rPrChange>
        </w:rPr>
        <w:t>https://doi.org/10.1016/j.compstruct.2020.111978</w:t>
      </w:r>
      <w:r>
        <w:rPr>
          <w:rStyle w:val="Lienhypertexte"/>
        </w:rPr>
        <w:fldChar w:fldCharType="end"/>
      </w:r>
      <w:r w:rsidRPr="00597D96">
        <w:rPr>
          <w:lang w:val="en-US"/>
          <w:rPrChange w:id="503" w:author="Lopez, Maël" w:date="2023-12-22T05:44:00Z">
            <w:rPr/>
          </w:rPrChange>
        </w:rPr>
        <w:t xml:space="preserve"> </w:t>
      </w:r>
    </w:p>
  </w:endnote>
  <w:endnote w:id="47">
    <w:p w14:paraId="73AA5275" w14:textId="7B0D169E" w:rsidR="00CA4D2E" w:rsidRPr="00597D96" w:rsidRDefault="00CA4D2E" w:rsidP="00073AF9">
      <w:pPr>
        <w:pStyle w:val="Notedefin"/>
        <w:spacing w:line="276" w:lineRule="auto"/>
        <w:jc w:val="both"/>
        <w:rPr>
          <w:lang w:val="en-US"/>
          <w:rPrChange w:id="505" w:author="Lopez, Maël" w:date="2023-12-22T05:44:00Z">
            <w:rPr/>
          </w:rPrChange>
        </w:rPr>
      </w:pPr>
      <w:r>
        <w:rPr>
          <w:rStyle w:val="Appeldenotedefin"/>
        </w:rPr>
        <w:endnoteRef/>
      </w:r>
      <w:r w:rsidRPr="00597D96">
        <w:rPr>
          <w:lang w:val="en-US"/>
          <w:rPrChange w:id="506" w:author="Lopez, Maël" w:date="2023-12-22T05:44:00Z">
            <w:rPr/>
          </w:rPrChange>
        </w:rPr>
        <w:t xml:space="preserve"> </w:t>
      </w:r>
      <w:r>
        <w:fldChar w:fldCharType="begin"/>
      </w:r>
      <w:r w:rsidR="005923F5" w:rsidRPr="00597D96">
        <w:rPr>
          <w:lang w:val="en-US"/>
          <w:rPrChange w:id="507" w:author="Lopez, Maël" w:date="2023-12-22T05:44:00Z">
            <w:rPr/>
          </w:rPrChange>
        </w:rPr>
        <w:instrText xml:space="preserve"> ADDIN ZOTERO_ITEM CSL_CITATION {"citationID":"oBB1qLyx","properties":{"formattedCitation":"Josu\\uc0\\u233{} Costa-Baptista et al., \\uc0\\u171{}\\uc0\\u160{}Design and Fused Filament Fabrication of Multilayered Microchannels for Subwavelength and Broadband Sound Absorption\\uc0\\u160{}\\uc0\\u187{}, {\\i{}Additive Manufacturing} 55 (juillet 2022): 102777, https://doi.org/10.1016/j.addma.2022.102777.","plainCitation":"Josué Costa-Baptista et al., « Design and Fused Filament Fabrication of Multilayered Microchannels for Subwavelength and Broadband Sound Absorption », Additive Manufacturing 55 (juillet 2022): 102777, https://doi.org/10.1016/j.addma.2022.102777.","noteIndex":48},"citationItems":[{"id":738,"uris":["http://zotero.org/users/12361571/items/FZ9ASLDT"],"itemData":{"id":738,"type":"article-journal","abstract":"A comprehensive procedure to design and manufacture multilayered microchannels presenting competitive mechanical properties, effective subwavelength and near perfect broadband sound absorption in targeted fre­ quency ranges is presented. The acoustic properties of microchannels are predicted with the Johnson-ChampouxAllard-Lafarge (JCAL) model. The JCAL parameters are calculated with the Two-scale Asymptotic Method (TAM) and the sound absorption coefficient of multilayered microchannels is simulated with the transfer matrix method (TMM). The simplex Nelder-Mead optimization method is used to find the size of the channels and the stacking sequence leading to effective acoustic absorption for three different frequency ranges (500–2400 Hz, 2400–6500 Hz and 500–6500 Hz). 30 mm-thick samples with up to 30-layers of unobstructed and non interconnected channels and microchannels were successfully produced via fused filament fabrication (FFF). The minimum channel size is </w:instrText>
      </w:r>
      <w:r w:rsidR="005923F5" w:rsidRPr="00597D96">
        <w:rPr>
          <w:rFonts w:ascii="Cambria Math" w:hAnsi="Cambria Math" w:cs="Cambria Math"/>
          <w:lang w:val="en-US"/>
          <w:rPrChange w:id="508" w:author="Lopez, Maël" w:date="2023-12-22T05:44:00Z">
            <w:rPr>
              <w:rFonts w:ascii="Cambria Math" w:hAnsi="Cambria Math" w:cs="Cambria Math"/>
            </w:rPr>
          </w:rPrChange>
        </w:rPr>
        <w:instrText>∼</w:instrText>
      </w:r>
      <w:r w:rsidR="005923F5" w:rsidRPr="00597D96">
        <w:rPr>
          <w:lang w:val="en-US"/>
          <w:rPrChange w:id="509" w:author="Lopez, Maël" w:date="2023-12-22T05:44:00Z">
            <w:rPr/>
          </w:rPrChange>
        </w:rPr>
        <w:instrText xml:space="preserve"> 100 </w:instrText>
      </w:r>
      <w:r w:rsidR="005923F5" w:rsidRPr="00597D96">
        <w:rPr>
          <w:rFonts w:ascii="Calibri" w:hAnsi="Calibri" w:cs="Calibri"/>
          <w:lang w:val="en-US"/>
          <w:rPrChange w:id="510" w:author="Lopez, Maël" w:date="2023-12-22T05:44:00Z">
            <w:rPr>
              <w:rFonts w:ascii="Calibri" w:hAnsi="Calibri" w:cs="Calibri"/>
            </w:rPr>
          </w:rPrChange>
        </w:rPr>
        <w:instrText>µ</w:instrText>
      </w:r>
      <w:r w:rsidR="005923F5" w:rsidRPr="00597D96">
        <w:rPr>
          <w:lang w:val="en-US"/>
          <w:rPrChange w:id="511" w:author="Lopez, Maël" w:date="2023-12-22T05:44:00Z">
            <w:rPr/>
          </w:rPrChange>
        </w:rPr>
        <w:instrText xml:space="preserve">m which is very appropriate to produce micro-perforated panels or acoustic liners with optimal absorption and different degrees of freedom. Multilayered microchannels with absorption average up to 0.87 and noise reduction coefficient (NRC) up to 0.49 were produced. The multilayered microchannels offer a good compromise between effective acoustic properties and useful mechanical properties compared to other 3D printed acoustic structures and can be considered as viable candidates for applications where structural resis­ tance is required.","container-title":"Additive Manufacturing","DOI":"10.1016/j.addma.2022.102777","ISSN":"22148604","journalAbbreviation":"Additive Manufacturing","language":"en","page":"102777","source":"DOI.org (Crossref)","title":"Design and fused filament fabrication of multilayered microchannels for subwavelength and broadband sound absorption","volume":"55","author":[{"family":"Costa-Baptista","given":"Josué"},{"family":"Fotsing","given":"Edith Roland"},{"family":"Mardjono","given":"Jacky"},{"family":"Therriault","given":"Daniel"},{"family":"Ross","given":"Annie"}],"issued":{"date-parts":[["2022",7]]}}}],"schema":"https://github.com/citation-style-language/schema/raw/master/csl-citation.json"} </w:instrText>
      </w:r>
      <w:r>
        <w:fldChar w:fldCharType="separate"/>
      </w:r>
      <w:r w:rsidR="005923F5" w:rsidRPr="00597D96">
        <w:rPr>
          <w:rFonts w:ascii="Calibri" w:hAnsi="Calibri" w:cs="Calibri"/>
          <w:kern w:val="0"/>
          <w:szCs w:val="24"/>
          <w:lang w:val="en-US"/>
          <w:rPrChange w:id="512" w:author="Lopez, Maël" w:date="2023-12-22T05:44:00Z">
            <w:rPr>
              <w:rFonts w:ascii="Calibri" w:hAnsi="Calibri" w:cs="Calibri"/>
              <w:kern w:val="0"/>
              <w:szCs w:val="24"/>
            </w:rPr>
          </w:rPrChange>
        </w:rPr>
        <w:t xml:space="preserve">Josué Costa-Baptista et al., « Design and Fused Filament Fabrication of Multilayered Microchannels for Subwavelength and Broadband Sound Absorption », </w:t>
      </w:r>
      <w:r w:rsidR="005923F5" w:rsidRPr="00597D96">
        <w:rPr>
          <w:rFonts w:ascii="Calibri" w:hAnsi="Calibri" w:cs="Calibri"/>
          <w:i/>
          <w:iCs/>
          <w:kern w:val="0"/>
          <w:szCs w:val="24"/>
          <w:lang w:val="en-US"/>
          <w:rPrChange w:id="513" w:author="Lopez, Maël" w:date="2023-12-22T05:44:00Z">
            <w:rPr>
              <w:rFonts w:ascii="Calibri" w:hAnsi="Calibri" w:cs="Calibri"/>
              <w:i/>
              <w:iCs/>
              <w:kern w:val="0"/>
              <w:szCs w:val="24"/>
            </w:rPr>
          </w:rPrChange>
        </w:rPr>
        <w:t>Additive Manufacturing</w:t>
      </w:r>
      <w:r w:rsidR="005923F5" w:rsidRPr="00597D96">
        <w:rPr>
          <w:rFonts w:ascii="Calibri" w:hAnsi="Calibri" w:cs="Calibri"/>
          <w:kern w:val="0"/>
          <w:szCs w:val="24"/>
          <w:lang w:val="en-US"/>
          <w:rPrChange w:id="514" w:author="Lopez, Maël" w:date="2023-12-22T05:44:00Z">
            <w:rPr>
              <w:rFonts w:ascii="Calibri" w:hAnsi="Calibri" w:cs="Calibri"/>
              <w:kern w:val="0"/>
              <w:szCs w:val="24"/>
            </w:rPr>
          </w:rPrChange>
        </w:rPr>
        <w:t xml:space="preserve"> 55 (juillet 2022): 102777, https://doi.org/10.1016/j.addma.2022.102777.</w:t>
      </w:r>
      <w:r>
        <w:fldChar w:fldCharType="end"/>
      </w:r>
    </w:p>
  </w:endnote>
  <w:endnote w:id="48">
    <w:p w14:paraId="3CC84D78" w14:textId="45EF8CF8" w:rsidR="0027661D" w:rsidRPr="00597D96" w:rsidRDefault="0027661D" w:rsidP="00073AF9">
      <w:pPr>
        <w:pStyle w:val="Notedefin"/>
        <w:spacing w:line="276" w:lineRule="auto"/>
        <w:jc w:val="both"/>
        <w:rPr>
          <w:lang w:val="en-US"/>
          <w:rPrChange w:id="523" w:author="Lopez, Maël" w:date="2023-12-22T05:44:00Z">
            <w:rPr/>
          </w:rPrChange>
        </w:rPr>
      </w:pPr>
      <w:r>
        <w:rPr>
          <w:rStyle w:val="Appeldenotedefin"/>
        </w:rPr>
        <w:endnoteRef/>
      </w:r>
      <w:r w:rsidRPr="00597D96">
        <w:rPr>
          <w:lang w:val="en-US"/>
          <w:rPrChange w:id="524" w:author="Lopez, Maël" w:date="2023-12-22T05:44:00Z">
            <w:rPr/>
          </w:rPrChange>
        </w:rPr>
        <w:t xml:space="preserve"> </w:t>
      </w:r>
      <w:r>
        <w:fldChar w:fldCharType="begin"/>
      </w:r>
      <w:r w:rsidR="005923F5" w:rsidRPr="00597D96">
        <w:rPr>
          <w:lang w:val="en-US"/>
          <w:rPrChange w:id="525" w:author="Lopez, Maël" w:date="2023-12-22T05:44:00Z">
            <w:rPr/>
          </w:rPrChange>
        </w:rPr>
        <w:instrText xml:space="preserve"> ADDIN ZOTERO_ITEM CSL_CITATION {"citationID":"QDrPW258","properties":{"formattedCitation":"J.-P. Groby et al., \\uc0\\u171{}\\uc0\\u160{}The Use of Slow Waves to Design Simple Sound Absorbing Materials\\uc0\\u160{}\\uc0\\u187{}, {\\i{}Journal of Applied Physics} 117, n\\super o\\nosupersub{} 12 (28 mars 2015): 124903, https://doi.org/10.1063/1.4915115.","plainCitation":"J.-P. Groby et al., « The Use of Slow Waves to Design Simple Sound Absorbing Materials », Journal of Applied Physics 117, no 12 (28 mars 2015): 124903, https://doi.org/10.1063/1.4915115.","noteIndex":49},"citationItems":[{"id":740,"uris":["http://zotero.org/users/12361571/items/KD5EUSKQ"],"itemData":{"id":740,"type":"article-journal","container-title":"Journal of Applied Physics","DOI":"10.1063/1.4915115","ISSN":"0021-8979, 1089-7550","issue":"12","journalAbbreviation":"Journal of Applied Physics","language":"en","page":"124903","source":"DOI.org (Crossref)","title":"The use of slow waves to design simple sound absorbing materials","volume":"117","author":[{"family":"Groby","given":"J.-P."},{"family":"Huang","given":"W."},{"family":"Lardeau","given":"A."},{"family":"Aurégan","given":"Y."}],"issued":{"date-parts":[["2015",3,28]]}}}],"schema":"https://github.com/citation-style-language/schema/raw/master/csl-citation.json"} </w:instrText>
      </w:r>
      <w:r>
        <w:fldChar w:fldCharType="separate"/>
      </w:r>
      <w:r w:rsidR="005923F5" w:rsidRPr="00597D96">
        <w:rPr>
          <w:rFonts w:ascii="Calibri" w:hAnsi="Calibri" w:cs="Calibri"/>
          <w:kern w:val="0"/>
          <w:szCs w:val="24"/>
          <w:lang w:val="en-US"/>
          <w:rPrChange w:id="526" w:author="Lopez, Maël" w:date="2023-12-22T05:44:00Z">
            <w:rPr>
              <w:rFonts w:ascii="Calibri" w:hAnsi="Calibri" w:cs="Calibri"/>
              <w:kern w:val="0"/>
              <w:szCs w:val="24"/>
            </w:rPr>
          </w:rPrChange>
        </w:rPr>
        <w:t xml:space="preserve">J.-P. Groby et al., « The Use of Slow Waves to Design Simple Sound Absorbing Materials », </w:t>
      </w:r>
      <w:r w:rsidR="005923F5" w:rsidRPr="00597D96">
        <w:rPr>
          <w:rFonts w:ascii="Calibri" w:hAnsi="Calibri" w:cs="Calibri"/>
          <w:i/>
          <w:iCs/>
          <w:kern w:val="0"/>
          <w:szCs w:val="24"/>
          <w:lang w:val="en-US"/>
          <w:rPrChange w:id="527" w:author="Lopez, Maël" w:date="2023-12-22T05:44:00Z">
            <w:rPr>
              <w:rFonts w:ascii="Calibri" w:hAnsi="Calibri" w:cs="Calibri"/>
              <w:i/>
              <w:iCs/>
              <w:kern w:val="0"/>
              <w:szCs w:val="24"/>
            </w:rPr>
          </w:rPrChange>
        </w:rPr>
        <w:t>Journal of Applied Physics</w:t>
      </w:r>
      <w:r w:rsidR="005923F5" w:rsidRPr="00597D96">
        <w:rPr>
          <w:rFonts w:ascii="Calibri" w:hAnsi="Calibri" w:cs="Calibri"/>
          <w:kern w:val="0"/>
          <w:szCs w:val="24"/>
          <w:lang w:val="en-US"/>
          <w:rPrChange w:id="528" w:author="Lopez, Maël" w:date="2023-12-22T05:44:00Z">
            <w:rPr>
              <w:rFonts w:ascii="Calibri" w:hAnsi="Calibri" w:cs="Calibri"/>
              <w:kern w:val="0"/>
              <w:szCs w:val="24"/>
            </w:rPr>
          </w:rPrChange>
        </w:rPr>
        <w:t xml:space="preserve"> 117, n</w:t>
      </w:r>
      <w:r w:rsidR="005923F5" w:rsidRPr="00597D96">
        <w:rPr>
          <w:rFonts w:ascii="Calibri" w:hAnsi="Calibri" w:cs="Calibri"/>
          <w:kern w:val="0"/>
          <w:szCs w:val="24"/>
          <w:vertAlign w:val="superscript"/>
          <w:lang w:val="en-US"/>
          <w:rPrChange w:id="529" w:author="Lopez, Maël" w:date="2023-12-22T05:44:00Z">
            <w:rPr>
              <w:rFonts w:ascii="Calibri" w:hAnsi="Calibri" w:cs="Calibri"/>
              <w:kern w:val="0"/>
              <w:szCs w:val="24"/>
              <w:vertAlign w:val="superscript"/>
            </w:rPr>
          </w:rPrChange>
        </w:rPr>
        <w:t>o</w:t>
      </w:r>
      <w:r w:rsidR="005923F5" w:rsidRPr="00597D96">
        <w:rPr>
          <w:rFonts w:ascii="Calibri" w:hAnsi="Calibri" w:cs="Calibri"/>
          <w:kern w:val="0"/>
          <w:szCs w:val="24"/>
          <w:lang w:val="en-US"/>
          <w:rPrChange w:id="530" w:author="Lopez, Maël" w:date="2023-12-22T05:44:00Z">
            <w:rPr>
              <w:rFonts w:ascii="Calibri" w:hAnsi="Calibri" w:cs="Calibri"/>
              <w:kern w:val="0"/>
              <w:szCs w:val="24"/>
            </w:rPr>
          </w:rPrChange>
        </w:rPr>
        <w:t xml:space="preserve"> 12 (28 mars 2015): 124903, https://doi.org/10.1063/1.4915115.</w:t>
      </w:r>
      <w:r>
        <w:fldChar w:fldCharType="end"/>
      </w:r>
    </w:p>
  </w:endnote>
  <w:endnote w:id="49">
    <w:p w14:paraId="5A243689" w14:textId="00CD758A" w:rsidR="00C91D43" w:rsidRPr="00597D96" w:rsidRDefault="00C91D43" w:rsidP="00073AF9">
      <w:pPr>
        <w:pStyle w:val="Notedefin"/>
        <w:spacing w:line="276" w:lineRule="auto"/>
        <w:jc w:val="both"/>
        <w:rPr>
          <w:lang w:val="en-US"/>
          <w:rPrChange w:id="533" w:author="Lopez, Maël" w:date="2023-12-22T05:44:00Z">
            <w:rPr/>
          </w:rPrChange>
        </w:rPr>
      </w:pPr>
      <w:r>
        <w:rPr>
          <w:rStyle w:val="Appeldenotedefin"/>
        </w:rPr>
        <w:endnoteRef/>
      </w:r>
      <w:r w:rsidRPr="00597D96">
        <w:rPr>
          <w:lang w:val="en-US"/>
          <w:rPrChange w:id="534" w:author="Lopez, Maël" w:date="2023-12-22T05:44:00Z">
            <w:rPr/>
          </w:rPrChange>
        </w:rPr>
        <w:t xml:space="preserve"> </w:t>
      </w:r>
      <w:r>
        <w:fldChar w:fldCharType="begin"/>
      </w:r>
      <w:r w:rsidR="005923F5" w:rsidRPr="00597D96">
        <w:rPr>
          <w:lang w:val="en-US"/>
          <w:rPrChange w:id="535" w:author="Lopez, Maël" w:date="2023-12-22T05:44:00Z">
            <w:rPr/>
          </w:rPrChange>
        </w:rPr>
        <w:instrText xml:space="preserve"> ADDIN ZOTERO_ITEM CSL_CITATION {"citationID":"hW2Gw8DP","properties":{"formattedCitation":"Dupont et al., \\uc0\\u171{}\\uc0\\u160{}A Microstructure Material Design for Low Frequency Sound Absorption\\uc0\\u160{}\\uc0\\u187{}.","plainCitation":"Dupont et al., « A Microstructure Material Design for Low Frequency Sound Absorption ».","noteIndex":50},"citationItems":[{"id":619,"uris":["http://zotero.org/users/12361571/items/5PTLA2A5"],"itemData":{"id":619,"type":"article-journal","abstract":"The acoustic properties of an air-saturated porous material depend on its microstructure and the thickness of the sample. Thick samples of conventional acoustic materials are required to achieve good absorption at low frequencies. This study suggests a new micro-structure for the design of low-frequency resonant acoustic absorbers. A perforated material is studied, in which the main perforations are connected to a collection of periodically spaced very thin annular dead-end pores with respect to the lateral size, these absorbers are called multi-pancake materials. It is shown, that at low frequencies, the periodic array of annular dead-end pores increases the effective compressibility without modifying the e</w:instrText>
      </w:r>
      <w:r w:rsidR="005923F5">
        <w:instrText>ﬀ</w:instrText>
      </w:r>
      <w:r w:rsidR="005923F5" w:rsidRPr="00597D96">
        <w:rPr>
          <w:lang w:val="en-US"/>
          <w:rPrChange w:id="536" w:author="Lopez, Maël" w:date="2023-12-22T05:44:00Z">
            <w:rPr/>
          </w:rPrChange>
        </w:rPr>
        <w:instrText>ective dynamic density. Due to this e</w:instrText>
      </w:r>
      <w:r w:rsidR="005923F5">
        <w:instrText>ﬀ</w:instrText>
      </w:r>
      <w:r w:rsidR="005923F5" w:rsidRPr="00597D96">
        <w:rPr>
          <w:lang w:val="en-US"/>
          <w:rPrChange w:id="537" w:author="Lopez, Maël" w:date="2023-12-22T05:44:00Z">
            <w:rPr/>
          </w:rPrChange>
        </w:rPr>
        <w:instrText xml:space="preserve">ect, the </w:instrText>
      </w:r>
      <w:r w:rsidR="005923F5">
        <w:instrText>ﬁ</w:instrText>
      </w:r>
      <w:r w:rsidR="005923F5" w:rsidRPr="00597D96">
        <w:rPr>
          <w:lang w:val="en-US"/>
          <w:rPrChange w:id="538" w:author="Lopez, Maël" w:date="2023-12-22T05:44:00Z">
            <w:rPr/>
          </w:rPrChange>
        </w:rPr>
        <w:instrText xml:space="preserve">rst sound absorption peak appears at much lower frequency, compared to that of the structure without dead-end pores. A transfer matrix approach is proposed to model and optimize the absorber. Prototypes have been 3D printed and tested for sound absorption and transmission loss. This design allowed to design materials capable of producing absorption peaks at a few hundred Hz and constituted of a stacking of 10–20 annular dead-end pores, each deadend having a thickness of the order of 1 mm or less so that the overall material thickness was of a few cm. A good agreement between the data and the model predictions is demonstrated.","container-title":"Applied Acoustics","DOI":"10.1016/j.apacoust.2018.02.016","ISSN":"0003682X","journalAbbreviation":"Applied Acoustics","language":"en","page":"86-93","source":"DOI.org (Crossref)","title":"A microstructure material design for low frequency sound absorption","volume":"136","author":[{"family":"Dupont","given":"Thomas"},{"family":"Leclaire","given":"Philippe"},{"family":"Panneton","given":"Raymond"},{"family":"Umnova","given":"Olga"}],"issued":{"date-parts":[["2018",7]]}}}],"schema":"https://github.com/citation-style-language/schema/raw/master/csl-citation.json"} </w:instrText>
      </w:r>
      <w:r>
        <w:fldChar w:fldCharType="separate"/>
      </w:r>
      <w:r w:rsidR="005923F5" w:rsidRPr="00597D96">
        <w:rPr>
          <w:rFonts w:ascii="Calibri" w:hAnsi="Calibri" w:cs="Calibri"/>
          <w:kern w:val="0"/>
          <w:szCs w:val="24"/>
          <w:lang w:val="en-US"/>
          <w:rPrChange w:id="539" w:author="Lopez, Maël" w:date="2023-12-22T05:44:00Z">
            <w:rPr>
              <w:rFonts w:ascii="Calibri" w:hAnsi="Calibri" w:cs="Calibri"/>
              <w:kern w:val="0"/>
              <w:szCs w:val="24"/>
            </w:rPr>
          </w:rPrChange>
        </w:rPr>
        <w:t>Dupont et al., « A Microstructure Material Design for Low Frequency Sound Absorption ».</w:t>
      </w:r>
      <w:r>
        <w:fldChar w:fldCharType="end"/>
      </w:r>
    </w:p>
  </w:endnote>
  <w:endnote w:id="50">
    <w:p w14:paraId="25136459" w14:textId="5032B5EE" w:rsidR="003279B7" w:rsidRPr="00597D96" w:rsidRDefault="003279B7" w:rsidP="00073AF9">
      <w:pPr>
        <w:pStyle w:val="Notedefin"/>
        <w:spacing w:line="276" w:lineRule="auto"/>
        <w:jc w:val="both"/>
        <w:rPr>
          <w:lang w:val="en-US"/>
          <w:rPrChange w:id="548" w:author="Lopez, Maël" w:date="2023-12-22T05:44:00Z">
            <w:rPr/>
          </w:rPrChange>
        </w:rPr>
      </w:pPr>
      <w:r>
        <w:rPr>
          <w:rStyle w:val="Appeldenotedefin"/>
        </w:rPr>
        <w:endnoteRef/>
      </w:r>
      <w:r w:rsidRPr="00597D96">
        <w:rPr>
          <w:lang w:val="en-US"/>
          <w:rPrChange w:id="549" w:author="Lopez, Maël" w:date="2023-12-22T05:44:00Z">
            <w:rPr/>
          </w:rPrChange>
        </w:rPr>
        <w:t xml:space="preserve"> </w:t>
      </w:r>
      <w:r>
        <w:fldChar w:fldCharType="begin"/>
      </w:r>
      <w:r w:rsidR="005923F5" w:rsidRPr="00597D96">
        <w:rPr>
          <w:lang w:val="en-US"/>
          <w:rPrChange w:id="550" w:author="Lopez, Maël" w:date="2023-12-22T05:44:00Z">
            <w:rPr/>
          </w:rPrChange>
        </w:rPr>
        <w:instrText xml:space="preserve"> ADDIN ZOTERO_ITEM CSL_CITATION {"citationID":"MazuFEzP","properties":{"formattedCitation":"M. A. Mironov et V. V. Pislyakov, \\uc0\\u171{}\\uc0\\u160{}One-Dimensional Acoustic Waves in Retarding Structures with Propagation Velocity Tending to Zero\\uc0\\u160{}\\uc0\\u187{}, {\\i{}Acoustical Physics} 48, n\\super o\\nosupersub{} 3 (mai 2002): 347\\uc0\\u8209{}52, https://doi.org/10.1134/1.1478121.","plainCitation":"M. A. Mironov et V. V. Pislyakov, « One-Dimensional Acoustic Waves in Retarding Structures with Propagation Velocity Tending to Zero », Acoustical Physics 48, no 3 (mai 2002): 347</w:instrText>
      </w:r>
      <w:r w:rsidR="005923F5" w:rsidRPr="00597D96">
        <w:rPr>
          <w:rFonts w:ascii="Cambria Math" w:hAnsi="Cambria Math" w:cs="Cambria Math"/>
          <w:lang w:val="en-US"/>
          <w:rPrChange w:id="551" w:author="Lopez, Maël" w:date="2023-12-22T05:44:00Z">
            <w:rPr>
              <w:rFonts w:ascii="Cambria Math" w:hAnsi="Cambria Math" w:cs="Cambria Math"/>
            </w:rPr>
          </w:rPrChange>
        </w:rPr>
        <w:instrText>‑</w:instrText>
      </w:r>
      <w:r w:rsidR="005923F5" w:rsidRPr="00597D96">
        <w:rPr>
          <w:lang w:val="en-US"/>
          <w:rPrChange w:id="552" w:author="Lopez, Maël" w:date="2023-12-22T05:44:00Z">
            <w:rPr/>
          </w:rPrChange>
        </w:rPr>
        <w:instrText xml:space="preserve">52, https://doi.org/10.1134/1.1478121.","noteIndex":51},"citationItems":[{"id":381,"uris":["http://zotero.org/users/12361571/items/JC4YPNYM"],"itemData":{"id":381,"type":"article-journal","abstract":"A retarding structure that allows the effective admittance of a tube wall to increase smoothly along the tube axis is considered. The sound velocity gradually decreases along a </w:instrText>
      </w:r>
      <w:r w:rsidR="005923F5">
        <w:rPr>
          <w:rFonts w:ascii="Calibri" w:hAnsi="Calibri" w:cs="Calibri"/>
        </w:rPr>
        <w:instrText>ﬁ</w:instrText>
      </w:r>
      <w:r w:rsidR="005923F5" w:rsidRPr="00597D96">
        <w:rPr>
          <w:lang w:val="en-US"/>
          <w:rPrChange w:id="553" w:author="Lopez, Maël" w:date="2023-12-22T05:44:00Z">
            <w:rPr/>
          </w:rPrChange>
        </w:rPr>
        <w:instrText xml:space="preserve">nite segment of the tube and </w:instrText>
      </w:r>
      <w:r w:rsidR="005923F5">
        <w:rPr>
          <w:rFonts w:ascii="Calibri" w:hAnsi="Calibri" w:cs="Calibri"/>
        </w:rPr>
        <w:instrText>ﬁ</w:instrText>
      </w:r>
      <w:r w:rsidR="005923F5" w:rsidRPr="00597D96">
        <w:rPr>
          <w:lang w:val="en-US"/>
          <w:rPrChange w:id="554" w:author="Lopez, Maël" w:date="2023-12-22T05:44:00Z">
            <w:rPr/>
          </w:rPrChange>
        </w:rPr>
        <w:instrText>nally vanishes at some cross section. The time of the sound propagation along this segment is in</w:instrText>
      </w:r>
      <w:r w:rsidR="005923F5">
        <w:instrText>ﬁ</w:instrText>
      </w:r>
      <w:r w:rsidR="005923F5" w:rsidRPr="00597D96">
        <w:rPr>
          <w:lang w:val="en-US"/>
          <w:rPrChange w:id="555" w:author="Lopez, Maël" w:date="2023-12-22T05:44:00Z">
            <w:rPr/>
          </w:rPrChange>
        </w:rPr>
        <w:instrText xml:space="preserve">nitely long. A wave incident on the input cross section cannot reach the other end of the tube within a </w:instrText>
      </w:r>
      <w:r w:rsidR="005923F5">
        <w:instrText>ﬁ</w:instrText>
      </w:r>
      <w:r w:rsidR="005923F5" w:rsidRPr="00597D96">
        <w:rPr>
          <w:lang w:val="en-US"/>
          <w:rPrChange w:id="556" w:author="Lopez, Maël" w:date="2023-12-22T05:44:00Z">
            <w:rPr/>
          </w:rPrChange>
        </w:rPr>
        <w:instrText>nite time, and, hence, it is not re</w:instrText>
      </w:r>
      <w:r w:rsidR="005923F5">
        <w:instrText>ﬂ</w:instrText>
      </w:r>
      <w:r w:rsidR="005923F5" w:rsidRPr="00597D96">
        <w:rPr>
          <w:lang w:val="en-US"/>
          <w:rPrChange w:id="557" w:author="Lopez, Maël" w:date="2023-12-22T05:44:00Z">
            <w:rPr/>
          </w:rPrChange>
        </w:rPr>
        <w:instrText>ected from it. The wave is completely absorbed, the absorption being caused by the energy accumulation in the cross section where the velocity of sound vanishes, rather than by the energy transformation to heat, as in common sound absorbers. A differential equation is obtained to describe the sound propagation in a onedimensional waveguide with a varying cross section and varying acoustic admittance of the walls. The solutions to this equation are analyzed in the WKB approximation. An exact solution is determined for the case of some speci</w:instrText>
      </w:r>
      <w:r w:rsidR="005923F5">
        <w:instrText>ﬁ</w:instrText>
      </w:r>
      <w:r w:rsidR="005923F5" w:rsidRPr="00597D96">
        <w:rPr>
          <w:lang w:val="en-US"/>
          <w:rPrChange w:id="558" w:author="Lopez, Maël" w:date="2023-12-22T05:44:00Z">
            <w:rPr/>
          </w:rPrChange>
        </w:rPr>
        <w:instrText xml:space="preserve">c functions describing the variations of the cross section and admittance. Calculated results for the input admittance of the waveguide are presented. A possible similarity to the problem of shear waves in sea sediments is pointed out. © 2002 MAIK “Nauka/Interperiodica”.","container-title":"Acoustical Physics","DOI":"10.1134/1.1478121","ISSN":"1063-7710, 1562-6865","issue":"3","journalAbbreviation":"Acoust. Phys.","language":"en","page":"347-352","source":"DOI.org (Crossref)","title":"One-dimensional acoustic waves in retarding structures with propagation velocity tending to zero","volume":"48","author":[{"family":"Mironov","given":"M. A."},{"family":"Pislyakov","given":"V. V."}],"issued":{"date-parts":[["2002",5]]}}}],"schema":"https://github.com/citation-style-language/schema/raw/master/csl-citation.json"} </w:instrText>
      </w:r>
      <w:r>
        <w:fldChar w:fldCharType="separate"/>
      </w:r>
      <w:r w:rsidR="005923F5" w:rsidRPr="00597D96">
        <w:rPr>
          <w:rFonts w:ascii="Calibri" w:hAnsi="Calibri" w:cs="Calibri"/>
          <w:kern w:val="0"/>
          <w:szCs w:val="24"/>
          <w:lang w:val="en-US"/>
          <w:rPrChange w:id="559" w:author="Lopez, Maël" w:date="2023-12-22T05:44:00Z">
            <w:rPr>
              <w:rFonts w:ascii="Calibri" w:hAnsi="Calibri" w:cs="Calibri"/>
              <w:kern w:val="0"/>
              <w:szCs w:val="24"/>
            </w:rPr>
          </w:rPrChange>
        </w:rPr>
        <w:t xml:space="preserve">M. A. Mironov et V. V. Pislyakov, « One-Dimensional Acoustic Waves in Retarding Structures with Propagation Velocity Tending to Zero », </w:t>
      </w:r>
      <w:r w:rsidR="005923F5" w:rsidRPr="00597D96">
        <w:rPr>
          <w:rFonts w:ascii="Calibri" w:hAnsi="Calibri" w:cs="Calibri"/>
          <w:i/>
          <w:iCs/>
          <w:kern w:val="0"/>
          <w:szCs w:val="24"/>
          <w:lang w:val="en-US"/>
          <w:rPrChange w:id="560" w:author="Lopez, Maël" w:date="2023-12-22T05:44:00Z">
            <w:rPr>
              <w:rFonts w:ascii="Calibri" w:hAnsi="Calibri" w:cs="Calibri"/>
              <w:i/>
              <w:iCs/>
              <w:kern w:val="0"/>
              <w:szCs w:val="24"/>
            </w:rPr>
          </w:rPrChange>
        </w:rPr>
        <w:t>Acoustical Physics</w:t>
      </w:r>
      <w:r w:rsidR="005923F5" w:rsidRPr="00597D96">
        <w:rPr>
          <w:rFonts w:ascii="Calibri" w:hAnsi="Calibri" w:cs="Calibri"/>
          <w:kern w:val="0"/>
          <w:szCs w:val="24"/>
          <w:lang w:val="en-US"/>
          <w:rPrChange w:id="561" w:author="Lopez, Maël" w:date="2023-12-22T05:44:00Z">
            <w:rPr>
              <w:rFonts w:ascii="Calibri" w:hAnsi="Calibri" w:cs="Calibri"/>
              <w:kern w:val="0"/>
              <w:szCs w:val="24"/>
            </w:rPr>
          </w:rPrChange>
        </w:rPr>
        <w:t xml:space="preserve"> 48, n</w:t>
      </w:r>
      <w:r w:rsidR="005923F5" w:rsidRPr="00597D96">
        <w:rPr>
          <w:rFonts w:ascii="Calibri" w:hAnsi="Calibri" w:cs="Calibri"/>
          <w:kern w:val="0"/>
          <w:szCs w:val="24"/>
          <w:vertAlign w:val="superscript"/>
          <w:lang w:val="en-US"/>
          <w:rPrChange w:id="562" w:author="Lopez, Maël" w:date="2023-12-22T05:44:00Z">
            <w:rPr>
              <w:rFonts w:ascii="Calibri" w:hAnsi="Calibri" w:cs="Calibri"/>
              <w:kern w:val="0"/>
              <w:szCs w:val="24"/>
              <w:vertAlign w:val="superscript"/>
            </w:rPr>
          </w:rPrChange>
        </w:rPr>
        <w:t>o</w:t>
      </w:r>
      <w:r w:rsidR="005923F5" w:rsidRPr="00597D96">
        <w:rPr>
          <w:rFonts w:ascii="Calibri" w:hAnsi="Calibri" w:cs="Calibri"/>
          <w:kern w:val="0"/>
          <w:szCs w:val="24"/>
          <w:lang w:val="en-US"/>
          <w:rPrChange w:id="563" w:author="Lopez, Maël" w:date="2023-12-22T05:44:00Z">
            <w:rPr>
              <w:rFonts w:ascii="Calibri" w:hAnsi="Calibri" w:cs="Calibri"/>
              <w:kern w:val="0"/>
              <w:szCs w:val="24"/>
            </w:rPr>
          </w:rPrChange>
        </w:rPr>
        <w:t xml:space="preserve"> 3 (mai 2002): 347‑52, https://doi.org/10.1134/1.1478121.</w:t>
      </w:r>
      <w:r>
        <w:fldChar w:fldCharType="end"/>
      </w:r>
    </w:p>
  </w:endnote>
  <w:endnote w:id="51">
    <w:p w14:paraId="3071417F" w14:textId="17B4658E" w:rsidR="00FA666E" w:rsidRPr="00597D96" w:rsidRDefault="00FA666E" w:rsidP="00073AF9">
      <w:pPr>
        <w:pStyle w:val="Notedefin"/>
        <w:spacing w:line="276" w:lineRule="auto"/>
        <w:jc w:val="both"/>
        <w:rPr>
          <w:lang w:val="en-US"/>
          <w:rPrChange w:id="564" w:author="Lopez, Maël" w:date="2023-12-22T05:44:00Z">
            <w:rPr/>
          </w:rPrChange>
        </w:rPr>
      </w:pPr>
      <w:r>
        <w:rPr>
          <w:rStyle w:val="Appeldenotedefin"/>
        </w:rPr>
        <w:endnoteRef/>
      </w:r>
      <w:r w:rsidRPr="00597D96">
        <w:rPr>
          <w:lang w:val="en-US"/>
          <w:rPrChange w:id="565" w:author="Lopez, Maël" w:date="2023-12-22T05:44:00Z">
            <w:rPr/>
          </w:rPrChange>
        </w:rPr>
        <w:t xml:space="preserve"> </w:t>
      </w:r>
      <w:r>
        <w:fldChar w:fldCharType="begin"/>
      </w:r>
      <w:r w:rsidR="005923F5" w:rsidRPr="00597D96">
        <w:rPr>
          <w:lang w:val="en-US"/>
          <w:rPrChange w:id="566" w:author="Lopez, Maël" w:date="2023-12-22T05:44:00Z">
            <w:rPr/>
          </w:rPrChange>
        </w:rPr>
        <w:instrText xml:space="preserve"> ADDIN ZOTERO_ITEM CSL_CITATION {"citationID":"m4gIQZiH","properties":{"formattedCitation":"Oriol Guasch, Patricia S\\uc0\\u225{}nchez-Mart\\uc0\\u237{}n, et Davide Ghilardi, \\uc0\\u171{}\\uc0\\u160{}Application of the Transfer Matrix Approximation for Wave Propagation in a Metafluid Representing an Acoustic Black Hole Duct Termination\\uc0\\u160{}\\uc0\\u187{}, {\\i{}Applied Mathematical Modelling} 77 (janvier 2020): 1881\\uc0\\u8209{}93, https://doi.org/10.1016/j.apm.2019.09.039.","plainCitation":"Oriol Guasch, Patricia Sánchez-Martín, et Davide Ghilardi, « Application of the Transfer Matrix Approximation for Wave Propagation in a Metafluid Representing an Acoustic Black Hole Duct Termination », Applied Mathematical Modelling 77 (janvier 2020): 1881</w:instrText>
      </w:r>
      <w:r w:rsidR="005923F5" w:rsidRPr="00597D96">
        <w:rPr>
          <w:rFonts w:ascii="Cambria Math" w:hAnsi="Cambria Math" w:cs="Cambria Math"/>
          <w:lang w:val="en-US"/>
          <w:rPrChange w:id="567" w:author="Lopez, Maël" w:date="2023-12-22T05:44:00Z">
            <w:rPr>
              <w:rFonts w:ascii="Cambria Math" w:hAnsi="Cambria Math" w:cs="Cambria Math"/>
            </w:rPr>
          </w:rPrChange>
        </w:rPr>
        <w:instrText>‑</w:instrText>
      </w:r>
      <w:r w:rsidR="005923F5" w:rsidRPr="00597D96">
        <w:rPr>
          <w:lang w:val="en-US"/>
          <w:rPrChange w:id="568" w:author="Lopez, Maël" w:date="2023-12-22T05:44:00Z">
            <w:rPr/>
          </w:rPrChange>
        </w:rPr>
        <w:instrText xml:space="preserve">93, https://doi.org/10.1016/j.apm.2019.09.039.","noteIndex":52},"citationItems":[{"id":640,"uris":["http://zotero.org/users/12361571/items/D6XN5IW2"],"itemData":{"id":640,"type":"article-journal","container-title":"Applied Mathematical Modelling","DOI":"10.1016/j.apm.2019.09.039","ISSN":"0307904X","journalAbbreviation":"Applied Mathematical Modelling","language":"en","page":"1881-1893","source":"DOI.org (Crossref)","title":"Application of the transfer matrix approximation for wave propagation in a metafluid representing an acoustic black hole duct termination","volume":"77","author":[{"family":"Guasch","given":"Oriol"},{"family":"Sánchez-Martín","given":"Patricia"},{"family":"Ghilardi","given":"Davide"}],"issued":{"date-parts":[["2020",1]]}}}],"schema":"https://github.com/citation-style-language/schema/raw/master/csl-citation.json"} </w:instrText>
      </w:r>
      <w:r>
        <w:fldChar w:fldCharType="separate"/>
      </w:r>
      <w:r w:rsidR="005923F5" w:rsidRPr="00597D96">
        <w:rPr>
          <w:rFonts w:ascii="Calibri" w:hAnsi="Calibri" w:cs="Calibri"/>
          <w:kern w:val="0"/>
          <w:szCs w:val="24"/>
          <w:lang w:val="en-US"/>
          <w:rPrChange w:id="569" w:author="Lopez, Maël" w:date="2023-12-22T05:44:00Z">
            <w:rPr>
              <w:rFonts w:ascii="Calibri" w:hAnsi="Calibri" w:cs="Calibri"/>
              <w:kern w:val="0"/>
              <w:szCs w:val="24"/>
            </w:rPr>
          </w:rPrChange>
        </w:rPr>
        <w:t xml:space="preserve">Oriol Guasch, Patricia Sánchez-Martín, et Davide Ghilardi, « Application of the Transfer Matrix Approximation for Wave Propagation in a Metafluid Representing an Acoustic Black Hole Duct Termination », </w:t>
      </w:r>
      <w:r w:rsidR="005923F5" w:rsidRPr="00597D96">
        <w:rPr>
          <w:rFonts w:ascii="Calibri" w:hAnsi="Calibri" w:cs="Calibri"/>
          <w:i/>
          <w:iCs/>
          <w:kern w:val="0"/>
          <w:szCs w:val="24"/>
          <w:lang w:val="en-US"/>
          <w:rPrChange w:id="570" w:author="Lopez, Maël" w:date="2023-12-22T05:44:00Z">
            <w:rPr>
              <w:rFonts w:ascii="Calibri" w:hAnsi="Calibri" w:cs="Calibri"/>
              <w:i/>
              <w:iCs/>
              <w:kern w:val="0"/>
              <w:szCs w:val="24"/>
            </w:rPr>
          </w:rPrChange>
        </w:rPr>
        <w:t>Applied Mathematical Modelling</w:t>
      </w:r>
      <w:r w:rsidR="005923F5" w:rsidRPr="00597D96">
        <w:rPr>
          <w:rFonts w:ascii="Calibri" w:hAnsi="Calibri" w:cs="Calibri"/>
          <w:kern w:val="0"/>
          <w:szCs w:val="24"/>
          <w:lang w:val="en-US"/>
          <w:rPrChange w:id="571" w:author="Lopez, Maël" w:date="2023-12-22T05:44:00Z">
            <w:rPr>
              <w:rFonts w:ascii="Calibri" w:hAnsi="Calibri" w:cs="Calibri"/>
              <w:kern w:val="0"/>
              <w:szCs w:val="24"/>
            </w:rPr>
          </w:rPrChange>
        </w:rPr>
        <w:t xml:space="preserve"> 77 (janvier 2020): 1881‑93, https://doi.org/10.1016/j.apm.2019.09.039.</w:t>
      </w:r>
      <w:r>
        <w:fldChar w:fldCharType="end"/>
      </w:r>
    </w:p>
  </w:endnote>
  <w:endnote w:id="52">
    <w:p w14:paraId="18A3A7D5" w14:textId="445C8278" w:rsidR="00432381" w:rsidRPr="00597D96" w:rsidRDefault="00432381" w:rsidP="00073AF9">
      <w:pPr>
        <w:pStyle w:val="Notedefin"/>
        <w:spacing w:line="276" w:lineRule="auto"/>
        <w:jc w:val="both"/>
        <w:rPr>
          <w:lang w:val="en-US"/>
          <w:rPrChange w:id="572" w:author="Lopez, Maël" w:date="2023-12-22T05:44:00Z">
            <w:rPr/>
          </w:rPrChange>
        </w:rPr>
      </w:pPr>
      <w:r>
        <w:rPr>
          <w:rStyle w:val="Appeldenotedefin"/>
        </w:rPr>
        <w:endnoteRef/>
      </w:r>
      <w:r w:rsidRPr="00597D96">
        <w:rPr>
          <w:lang w:val="en-US"/>
          <w:rPrChange w:id="573" w:author="Lopez, Maël" w:date="2023-12-22T05:44:00Z">
            <w:rPr/>
          </w:rPrChange>
        </w:rPr>
        <w:t xml:space="preserve"> </w:t>
      </w:r>
      <w:r>
        <w:fldChar w:fldCharType="begin"/>
      </w:r>
      <w:r w:rsidR="005923F5" w:rsidRPr="00597D96">
        <w:rPr>
          <w:lang w:val="en-US"/>
          <w:rPrChange w:id="574" w:author="Lopez, Maël" w:date="2023-12-22T05:44:00Z">
            <w:rPr/>
          </w:rPrChange>
        </w:rPr>
        <w:instrText xml:space="preserve"> ADDIN ZOTERO_ITEM CSL_CITATION {"citationID":"8JU9CFbV","properties":{"formattedCitation":"Zhang et Cheng, \\uc0\\u171{}\\uc0\\u160{}Broadband and Low Frequency Sound Absorption by Sonic Black Holes with Micro-Perforated Boundaries\\uc0\\u160{}\\uc0\\u187{}.","plainCitation":"Zhang et Cheng, « Broadband and Low Frequency Sound Absorption by Sonic Black Holes with Micro-Perforated Boundaries ».","noteIndex":53},"citationItems":[{"id":596,"uris":["http://zotero.org/users/12361571/items/ZVGKGWBY"],"itemData":{"id":596,"type":"article-journal","abstract":"Acoustic black holes (ABHs) have been so far investigated mainly for flexural wave manipulation in structures. Exploration of ABHs for sound wave manipulation, referred to as Sonic black holes (SBHs), as well as the design of SBH-based noise control devices are scarce. To fill the gap, this paper proposes a SBH sound absorber inside a circular duct in conjunction with the use of Microperforated panels (MPPs) to achieve broadband and low-frequency sound absorption. Capitalizing on the ABH-specific wave retarding and trapping phenomena and the energy dissipation ability of the MPP, a compact and ultra-broadband near perfect sound absorbing device with subwavelength thickness is realized for noise abatement in a duct. Finite element simulations are performed to assess the achieved sound absorption performance, which is experimentally confirmed by impedance tube tests. Analyses reveal that the physical mechanism underpinning the superior sound absorption is attributed to the combined effects of the ABH-induced wave speed changes, energy trapping and the spatially graded local resonances of the cavity-backed MPP. The proposed solution shows promise for circumventing some existing limitations of traditional noise control devices.","container-title":"Journal of Sound and Vibration","DOI":"10.1016/j.jsv.2021.116401","ISSN":"0022460X","journalAbbreviation":"Journal of Sound and Vibration","language":"en","page":"116401","source":"DOI.org (Crossref)","title":"Broadband and low frequency sound absorption by Sonic black holes with Micro-perforated boundaries","volume":"512","author":[{"family":"Zhang","given":"Xiaoqi"},{"family":"Cheng","given":"Li"}],"issued":{"date-parts":[["2021",11]]}}}],"schema":"https://github.com/citation-style-language/schema/raw/master/csl-citation.json"} </w:instrText>
      </w:r>
      <w:r>
        <w:fldChar w:fldCharType="separate"/>
      </w:r>
      <w:r w:rsidR="005923F5" w:rsidRPr="00597D96">
        <w:rPr>
          <w:rFonts w:ascii="Calibri" w:hAnsi="Calibri" w:cs="Calibri"/>
          <w:kern w:val="0"/>
          <w:szCs w:val="24"/>
          <w:lang w:val="en-US"/>
          <w:rPrChange w:id="575" w:author="Lopez, Maël" w:date="2023-12-22T05:44:00Z">
            <w:rPr>
              <w:rFonts w:ascii="Calibri" w:hAnsi="Calibri" w:cs="Calibri"/>
              <w:kern w:val="0"/>
              <w:szCs w:val="24"/>
            </w:rPr>
          </w:rPrChange>
        </w:rPr>
        <w:t>Zhang et Cheng, « Broadband and Low Frequency Sound Absorption by Sonic Black Holes with Micro-Perforated Boundaries ».</w:t>
      </w:r>
      <w:r>
        <w:fldChar w:fldCharType="end"/>
      </w:r>
    </w:p>
  </w:endnote>
  <w:endnote w:id="53">
    <w:p w14:paraId="6B4606BC" w14:textId="51C384CB" w:rsidR="00B66E6C" w:rsidRPr="00597D96" w:rsidDel="006735C5" w:rsidRDefault="00B66E6C" w:rsidP="00073AF9">
      <w:pPr>
        <w:pStyle w:val="Notedefin"/>
        <w:spacing w:line="276" w:lineRule="auto"/>
        <w:jc w:val="both"/>
        <w:rPr>
          <w:del w:id="583" w:author="Lopez, Maël" w:date="2023-12-22T12:00:00Z"/>
          <w:lang w:val="en-US"/>
          <w:rPrChange w:id="584" w:author="Lopez, Maël" w:date="2023-12-22T05:44:00Z">
            <w:rPr>
              <w:del w:id="585" w:author="Lopez, Maël" w:date="2023-12-22T12:00:00Z"/>
            </w:rPr>
          </w:rPrChange>
        </w:rPr>
      </w:pPr>
      <w:del w:id="586" w:author="Lopez, Maël" w:date="2023-12-22T12:00:00Z">
        <w:r w:rsidDel="006735C5">
          <w:rPr>
            <w:rStyle w:val="Appeldenotedefin"/>
          </w:rPr>
          <w:endnoteRef/>
        </w:r>
        <w:r w:rsidRPr="00597D96" w:rsidDel="006735C5">
          <w:rPr>
            <w:lang w:val="en-US"/>
            <w:rPrChange w:id="587" w:author="Lopez, Maël" w:date="2023-12-22T05:44:00Z">
              <w:rPr/>
            </w:rPrChange>
          </w:rPr>
          <w:delText xml:space="preserve"> </w:delText>
        </w:r>
        <w:r w:rsidDel="006735C5">
          <w:fldChar w:fldCharType="begin"/>
        </w:r>
        <w:r w:rsidR="005923F5" w:rsidRPr="00597D96" w:rsidDel="006735C5">
          <w:rPr>
            <w:lang w:val="en-US"/>
            <w:rPrChange w:id="588" w:author="Lopez, Maël" w:date="2023-12-22T05:44:00Z">
              <w:rPr/>
            </w:rPrChange>
          </w:rPr>
          <w:delInstrText xml:space="preserve"> ADDIN ZOTERO_ITEM CSL_CITATION {"citationID":"bFBPBuA1","properties":{"formattedCitation":"Zacharie Laly, Noureddine Atalla, et Sid-Ali Meslioui, \\uc0\\u171{}\\uc0\\u160{}Acoustical Modeling of Micro-Perforated Panel at High Sound Pressure Levels Using Equivalent Fluid Approach\\uc0\\u160{}\\uc0\\u187{}, {\\i{}Journal of Sound and Vibration} 427 (ao\\uc0\\u251{}t 2018): 134\\uc0\\u8209{}58, https://doi.org/v.","plainCitation":"Zacharie Laly, Noureddine Atalla, et Sid-Ali Meslioui, « Acoustical Modeling of Micro-Perforated Panel at High Sound Pressure Levels Using Equivalent Fluid Approach », Journal of Sound and Vibration 427 (août 2018): 134</w:delInstrText>
        </w:r>
        <w:r w:rsidR="005923F5" w:rsidRPr="00597D96" w:rsidDel="006735C5">
          <w:rPr>
            <w:rFonts w:ascii="Cambria Math" w:hAnsi="Cambria Math" w:cs="Cambria Math"/>
            <w:lang w:val="en-US"/>
            <w:rPrChange w:id="589" w:author="Lopez, Maël" w:date="2023-12-22T05:44:00Z">
              <w:rPr>
                <w:rFonts w:ascii="Cambria Math" w:hAnsi="Cambria Math" w:cs="Cambria Math"/>
              </w:rPr>
            </w:rPrChange>
          </w:rPr>
          <w:delInstrText>‑</w:delInstrText>
        </w:r>
        <w:r w:rsidR="005923F5" w:rsidRPr="00597D96" w:rsidDel="006735C5">
          <w:rPr>
            <w:lang w:val="en-US"/>
            <w:rPrChange w:id="590" w:author="Lopez, Maël" w:date="2023-12-22T05:44:00Z">
              <w:rPr/>
            </w:rPrChange>
          </w:rPr>
          <w:delInstrText xml:space="preserve">58, https://doi.org/v.","noteIndex":54},"citationItems":[{"id":431,"uris":["http://zotero.org/users/12361571/items/U6XGJJS3"],"itemData":{"id":431,"type":"article-journal","abstract":"An acoustic impedance model to characterize micro-perforated panels at high sound pressure levels is proposed. The model uses a rigid frame porous medium, where the micro-perforated panel is modeled with an effective density, function of the frequency following the approach of Johnson-Allard and the equivalent </w:delInstrText>
        </w:r>
        <w:r w:rsidR="005923F5" w:rsidDel="006735C5">
          <w:delInstrText>ﬂ</w:delInstrText>
        </w:r>
        <w:r w:rsidR="005923F5" w:rsidRPr="00597D96" w:rsidDel="006735C5">
          <w:rPr>
            <w:lang w:val="en-US"/>
            <w:rPrChange w:id="591" w:author="Lopez, Maël" w:date="2023-12-22T05:44:00Z">
              <w:rPr/>
            </w:rPrChange>
          </w:rPr>
          <w:delInstrText xml:space="preserve">uid parameters such as the tortuosity and the </w:delInstrText>
        </w:r>
        <w:r w:rsidR="005923F5" w:rsidDel="006735C5">
          <w:delInstrText>ﬂ</w:delInstrText>
        </w:r>
        <w:r w:rsidR="005923F5" w:rsidRPr="00597D96" w:rsidDel="006735C5">
          <w:rPr>
            <w:lang w:val="en-US"/>
            <w:rPrChange w:id="592" w:author="Lopez, Maël" w:date="2023-12-22T05:44:00Z">
              <w:rPr/>
            </w:rPrChange>
          </w:rPr>
          <w:delInstrText xml:space="preserve">ow resistivity are expressed as function of the incident sound pressure which is considered as a main variable. Unlike existing models which are limited to microperforated panels coupled to air cavity, the present model predicts correctly the acoustic response of micro-perforated panel backed by porous media which can be air cavity, porous material or resistive screen. Micro-perforated panel backed by porous media involves a distortion of the </w:delInstrText>
        </w:r>
        <w:r w:rsidR="005923F5" w:rsidDel="006735C5">
          <w:delInstrText>ﬂ</w:delInstrText>
        </w:r>
        <w:r w:rsidR="005923F5" w:rsidRPr="00597D96" w:rsidDel="006735C5">
          <w:rPr>
            <w:lang w:val="en-US"/>
            <w:rPrChange w:id="593" w:author="Lopez, Maël" w:date="2023-12-22T05:44:00Z">
              <w:rPr/>
            </w:rPrChange>
          </w:rPr>
          <w:delInstrText xml:space="preserve">ow caused by the perforations through the porous media, thus the micro-perforated panel is modeled in this case using an equivalent tortuosity where a correction term is proposed to account for the </w:delInstrText>
        </w:r>
        <w:r w:rsidR="005923F5" w:rsidDel="006735C5">
          <w:delInstrText>ﬂ</w:delInstrText>
        </w:r>
        <w:r w:rsidR="005923F5" w:rsidRPr="00597D96" w:rsidDel="006735C5">
          <w:rPr>
            <w:lang w:val="en-US"/>
            <w:rPrChange w:id="594" w:author="Lopez, Maël" w:date="2023-12-22T05:44:00Z">
              <w:rPr/>
            </w:rPrChange>
          </w:rPr>
          <w:delInstrText>ow distortion effect and it depends on the dynamic tortuosity of the porous layer and the incident sound pressure. The proposed impedance model is compared numerically with other existing nonlinear impedance models for different con</w:delInstrText>
        </w:r>
        <w:r w:rsidR="005923F5" w:rsidDel="006735C5">
          <w:delInstrText>ﬁ</w:delInstrText>
        </w:r>
        <w:r w:rsidR="005923F5" w:rsidRPr="00597D96" w:rsidDel="006735C5">
          <w:rPr>
            <w:lang w:val="en-US"/>
            <w:rPrChange w:id="595" w:author="Lopez, Maël" w:date="2023-12-22T05:44:00Z">
              <w:rPr/>
            </w:rPrChange>
          </w:rPr>
          <w:delInstrText xml:space="preserve">gurations of the micro-perforated panel. The results show a good agreement among each other for sound pressure levels up to 150 dB. In addition, experimental measurements were performed on several micro-perforated panels backed by air cavities or porous material using the classical impedance tube. A good correlation between theoretical and experimental results is obtained. Some validation and benchmarking results are illustrated and discussed in this paper. It is shown that the high sound pressure levels decrease the tortuosity and increase the </w:delInstrText>
        </w:r>
        <w:r w:rsidR="005923F5" w:rsidDel="006735C5">
          <w:delInstrText>ﬂ</w:delInstrText>
        </w:r>
        <w:r w:rsidR="005923F5" w:rsidRPr="00597D96" w:rsidDel="006735C5">
          <w:rPr>
            <w:lang w:val="en-US"/>
            <w:rPrChange w:id="596" w:author="Lopez, Maël" w:date="2023-12-22T05:44:00Z">
              <w:rPr/>
            </w:rPrChange>
          </w:rPr>
          <w:delInstrText xml:space="preserve">ow resistivity of the micro-perforated panel. Furthermore, the acoustic energy dissipation by the micro-perforated panel absorber with a large perforation diameter which is low in the linear regime can become important and interesting at high sound pressure level.","container-title":"Journal of Sound and Vibration","DOI":"v","ISSN":"0022460X","journalAbbreviation":"Journal of Sound and Vibration","language":"en","page":"134-158","source":"DOI.org (Crossref)","title":"Acoustical modeling of micro-perforated panel at high sound pressure levels using equivalent fluid approach","volume":"427","author":[{"family":"Laly","given":"Zacharie"},{"family":"Atalla","given":"Noureddine"},{"family":"Meslioui","given":"Sid-Ali"}],"issued":{"date-parts":[["2018",8]]}}}],"schema":"https://github.com/citation-style-language/schema/raw/master/csl-citation.json"} </w:delInstrText>
        </w:r>
        <w:r w:rsidDel="006735C5">
          <w:fldChar w:fldCharType="separate"/>
        </w:r>
        <w:r w:rsidR="005923F5" w:rsidRPr="00597D96" w:rsidDel="006735C5">
          <w:rPr>
            <w:rFonts w:ascii="Calibri" w:hAnsi="Calibri" w:cs="Calibri"/>
            <w:kern w:val="0"/>
            <w:szCs w:val="24"/>
            <w:lang w:val="en-US"/>
            <w:rPrChange w:id="597" w:author="Lopez, Maël" w:date="2023-12-22T05:44:00Z">
              <w:rPr>
                <w:rFonts w:ascii="Calibri" w:hAnsi="Calibri" w:cs="Calibri"/>
                <w:kern w:val="0"/>
                <w:szCs w:val="24"/>
              </w:rPr>
            </w:rPrChange>
          </w:rPr>
          <w:delText xml:space="preserve">Zacharie Laly, Noureddine Atalla, et Sid-Ali Meslioui, « Acoustical Modeling of Micro-Perforated Panel at High Sound Pressure Levels Using Equivalent Fluid Approach », </w:delText>
        </w:r>
        <w:r w:rsidR="005923F5" w:rsidRPr="00597D96" w:rsidDel="006735C5">
          <w:rPr>
            <w:rFonts w:ascii="Calibri" w:hAnsi="Calibri" w:cs="Calibri"/>
            <w:i/>
            <w:iCs/>
            <w:kern w:val="0"/>
            <w:szCs w:val="24"/>
            <w:lang w:val="en-US"/>
            <w:rPrChange w:id="598" w:author="Lopez, Maël" w:date="2023-12-22T05:44:00Z">
              <w:rPr>
                <w:rFonts w:ascii="Calibri" w:hAnsi="Calibri" w:cs="Calibri"/>
                <w:i/>
                <w:iCs/>
                <w:kern w:val="0"/>
                <w:szCs w:val="24"/>
              </w:rPr>
            </w:rPrChange>
          </w:rPr>
          <w:delText>Journal of Sound and Vibration</w:delText>
        </w:r>
        <w:r w:rsidR="005923F5" w:rsidRPr="00597D96" w:rsidDel="006735C5">
          <w:rPr>
            <w:rFonts w:ascii="Calibri" w:hAnsi="Calibri" w:cs="Calibri"/>
            <w:kern w:val="0"/>
            <w:szCs w:val="24"/>
            <w:lang w:val="en-US"/>
            <w:rPrChange w:id="599" w:author="Lopez, Maël" w:date="2023-12-22T05:44:00Z">
              <w:rPr>
                <w:rFonts w:ascii="Calibri" w:hAnsi="Calibri" w:cs="Calibri"/>
                <w:kern w:val="0"/>
                <w:szCs w:val="24"/>
              </w:rPr>
            </w:rPrChange>
          </w:rPr>
          <w:delText xml:space="preserve"> 427 (août 2018): 134‑58, https://doi.org/v.</w:delText>
        </w:r>
        <w:r w:rsidDel="006735C5">
          <w:fldChar w:fldCharType="end"/>
        </w:r>
      </w:del>
    </w:p>
  </w:endnote>
  <w:endnote w:id="54">
    <w:p w14:paraId="3730366A" w14:textId="77777777" w:rsidR="006735C5" w:rsidRPr="00347669" w:rsidRDefault="006735C5" w:rsidP="006735C5">
      <w:pPr>
        <w:pStyle w:val="Notedefin"/>
        <w:spacing w:line="276" w:lineRule="auto"/>
        <w:jc w:val="both"/>
        <w:rPr>
          <w:ins w:id="602" w:author="Lopez, Maël" w:date="2023-12-22T12:00:00Z"/>
          <w:lang w:val="en-US"/>
        </w:rPr>
      </w:pPr>
      <w:ins w:id="603" w:author="Lopez, Maël" w:date="2023-12-22T12:00:00Z">
        <w:r>
          <w:rPr>
            <w:rStyle w:val="Appeldenotedefin"/>
          </w:rPr>
          <w:endnoteRef/>
        </w:r>
        <w:r w:rsidRPr="00347669">
          <w:rPr>
            <w:lang w:val="en-US"/>
          </w:rPr>
          <w:t xml:space="preserve"> </w:t>
        </w:r>
        <w:r>
          <w:fldChar w:fldCharType="begin"/>
        </w:r>
        <w:r w:rsidRPr="00347669">
          <w:rPr>
            <w:lang w:val="en-US"/>
          </w:rPr>
          <w:instrText xml:space="preserve"> ADDIN ZOTERO_ITEM CSL_CITATION {"citationID":"bFBPBuA1","properties":{"formattedCitation":"Zacharie Laly, Noureddine Atalla, et Sid-Ali Meslioui, \\uc0\\u171{}\\uc0\\u160{}Acoustical Modeling of Micro-Perforated Panel at High Sound Pressure Levels Using Equivalent Fluid Approach\\uc0\\u160{}\\uc0\\u187{}, {\\i{}Journal of Sound and Vibration} 427 (ao\\uc0\\u251{}t 2018): 134\\uc0\\u8209{}58, https://doi.org/v.","plainCitation":"Zacharie Laly, Noureddine Atalla, et Sid-Ali Meslioui, « Acoustical Modeling of Micro-Perforated Panel at High Sound Pressure Levels Using Equivalent Fluid Approach », Journal of Sound and Vibration 427 (août 2018): 134</w:instrText>
        </w:r>
        <w:r w:rsidRPr="00347669">
          <w:rPr>
            <w:rFonts w:ascii="Cambria Math" w:hAnsi="Cambria Math" w:cs="Cambria Math"/>
            <w:lang w:val="en-US"/>
          </w:rPr>
          <w:instrText>‑</w:instrText>
        </w:r>
        <w:r w:rsidRPr="00347669">
          <w:rPr>
            <w:lang w:val="en-US"/>
          </w:rPr>
          <w:instrText xml:space="preserve">58, https://doi.org/v.","noteIndex":54},"citationItems":[{"id":431,"uris":["http://zotero.org/users/12361571/items/U6XGJJS3"],"itemData":{"id":431,"type":"article-journal","abstract":"An acoustic impedance model to characterize micro-perforated panels at high sound pressure levels is proposed. The model uses a rigid frame porous medium, where the micro-perforated panel is modeled with an effective density, function of the frequency following the approach of Johnson-Allard and the equivalent </w:instrText>
        </w:r>
        <w:r>
          <w:instrText>ﬂ</w:instrText>
        </w:r>
        <w:r w:rsidRPr="00347669">
          <w:rPr>
            <w:lang w:val="en-US"/>
          </w:rPr>
          <w:instrText xml:space="preserve">uid parameters such as the tortuosity and the </w:instrText>
        </w:r>
        <w:r>
          <w:instrText>ﬂ</w:instrText>
        </w:r>
        <w:r w:rsidRPr="00347669">
          <w:rPr>
            <w:lang w:val="en-US"/>
          </w:rPr>
          <w:instrText xml:space="preserve">ow resistivity are expressed as function of the incident sound pressure which is considered as a main variable. Unlike existing models which are limited to microperforated panels coupled to air cavity, the present model predicts correctly the acoustic response of micro-perforated panel backed by porous media which can be air cavity, porous material or resistive screen. Micro-perforated panel backed by porous media involves a distortion of the </w:instrText>
        </w:r>
        <w:r>
          <w:instrText>ﬂ</w:instrText>
        </w:r>
        <w:r w:rsidRPr="00347669">
          <w:rPr>
            <w:lang w:val="en-US"/>
          </w:rPr>
          <w:instrText xml:space="preserve">ow caused by the perforations through the porous media, thus the micro-perforated panel is modeled in this case using an equivalent tortuosity where a correction term is proposed to account for the </w:instrText>
        </w:r>
        <w:r>
          <w:instrText>ﬂ</w:instrText>
        </w:r>
        <w:r w:rsidRPr="00347669">
          <w:rPr>
            <w:lang w:val="en-US"/>
          </w:rPr>
          <w:instrText>ow distortion effect and it depends on the dynamic tortuosity of the porous layer and the incident sound pressure. The proposed impedance model is compared numerically with other existing nonlinear impedance models for different con</w:instrText>
        </w:r>
        <w:r>
          <w:instrText>ﬁ</w:instrText>
        </w:r>
        <w:r w:rsidRPr="00347669">
          <w:rPr>
            <w:lang w:val="en-US"/>
          </w:rPr>
          <w:instrText xml:space="preserve">gurations of the micro-perforated panel. The results show a good agreement among each other for sound pressure levels up to 150 dB. In addition, experimental measurements were performed on several micro-perforated panels backed by air cavities or porous material using the classical impedance tube. A good correlation between theoretical and experimental results is obtained. Some validation and benchmarking results are illustrated and discussed in this paper. It is shown that the high sound pressure levels decrease the tortuosity and increase the </w:instrText>
        </w:r>
        <w:r>
          <w:instrText>ﬂ</w:instrText>
        </w:r>
        <w:r w:rsidRPr="00347669">
          <w:rPr>
            <w:lang w:val="en-US"/>
          </w:rPr>
          <w:instrText xml:space="preserve">ow resistivity of the micro-perforated panel. Furthermore, the acoustic energy dissipation by the micro-perforated panel absorber with a large perforation diameter which is low in the linear regime can become important and interesting at high sound pressure level.","container-title":"Journal of Sound and Vibration","DOI":"v","ISSN":"0022460X","journalAbbreviation":"Journal of Sound and Vibration","language":"en","page":"134-158","source":"DOI.org (Crossref)","title":"Acoustical modeling of micro-perforated panel at high sound pressure levels using equivalent fluid approach","volume":"427","author":[{"family":"Laly","given":"Zacharie"},{"family":"Atalla","given":"Noureddine"},{"family":"Meslioui","given":"Sid-Ali"}],"issued":{"date-parts":[["2018",8]]}}}],"schema":"https://github.com/citation-style-language/schema/raw/master/csl-citation.json"} </w:instrText>
        </w:r>
        <w:r>
          <w:fldChar w:fldCharType="separate"/>
        </w:r>
        <w:r w:rsidRPr="00347669">
          <w:rPr>
            <w:rFonts w:ascii="Calibri" w:hAnsi="Calibri" w:cs="Calibri"/>
            <w:kern w:val="0"/>
            <w:szCs w:val="24"/>
            <w:lang w:val="en-US"/>
          </w:rPr>
          <w:t xml:space="preserve">Zacharie Laly, Noureddine Atalla, et Sid-Ali Meslioui, « Acoustical Modeling of Micro-Perforated Panel at High Sound Pressure Levels Using Equivalent Fluid Approach », </w:t>
        </w:r>
        <w:r w:rsidRPr="00347669">
          <w:rPr>
            <w:rFonts w:ascii="Calibri" w:hAnsi="Calibri" w:cs="Calibri"/>
            <w:i/>
            <w:iCs/>
            <w:kern w:val="0"/>
            <w:szCs w:val="24"/>
            <w:lang w:val="en-US"/>
          </w:rPr>
          <w:t>Journal of Sound and Vibration</w:t>
        </w:r>
        <w:r w:rsidRPr="00347669">
          <w:rPr>
            <w:rFonts w:ascii="Calibri" w:hAnsi="Calibri" w:cs="Calibri"/>
            <w:kern w:val="0"/>
            <w:szCs w:val="24"/>
            <w:lang w:val="en-US"/>
          </w:rPr>
          <w:t xml:space="preserve"> 427 (août 2018): 134‑58, https://doi.org/v.</w:t>
        </w:r>
        <w:r>
          <w:fldChar w:fldCharType="end"/>
        </w:r>
      </w:ins>
    </w:p>
  </w:endnote>
  <w:endnote w:id="55">
    <w:p w14:paraId="5755C896" w14:textId="59398635" w:rsidR="007C580C" w:rsidRPr="00597D96" w:rsidRDefault="007C580C" w:rsidP="00073AF9">
      <w:pPr>
        <w:pStyle w:val="Notedefin"/>
        <w:spacing w:line="276" w:lineRule="auto"/>
        <w:jc w:val="both"/>
        <w:rPr>
          <w:lang w:val="en-US"/>
          <w:rPrChange w:id="611" w:author="Lopez, Maël" w:date="2023-12-22T05:44:00Z">
            <w:rPr/>
          </w:rPrChange>
        </w:rPr>
      </w:pPr>
      <w:r>
        <w:rPr>
          <w:rStyle w:val="Appeldenotedefin"/>
        </w:rPr>
        <w:endnoteRef/>
      </w:r>
      <w:r w:rsidRPr="00597D96">
        <w:rPr>
          <w:lang w:val="en-US"/>
          <w:rPrChange w:id="612" w:author="Lopez, Maël" w:date="2023-12-22T05:44:00Z">
            <w:rPr/>
          </w:rPrChange>
        </w:rPr>
        <w:t xml:space="preserve"> </w:t>
      </w:r>
      <w:r w:rsidRPr="00597D96">
        <w:rPr>
          <w:lang w:val="en-US"/>
          <w:rPrChange w:id="613" w:author="Lopez, Maël" w:date="2023-12-22T05:44:00Z">
            <w:rPr/>
          </w:rPrChange>
        </w:rPr>
        <w:t>Dupère, « The Absorption of Sound by Helmholtz Resonators with and without Flow », 2012</w:t>
      </w:r>
    </w:p>
  </w:endnote>
  <w:endnote w:id="56">
    <w:p w14:paraId="70F7ABC1" w14:textId="203E78B5" w:rsidR="009548C2" w:rsidRPr="00597D96" w:rsidRDefault="009548C2" w:rsidP="00073AF9">
      <w:pPr>
        <w:pStyle w:val="Notedefin"/>
        <w:spacing w:line="276" w:lineRule="auto"/>
        <w:jc w:val="both"/>
        <w:rPr>
          <w:lang w:val="en-US"/>
          <w:rPrChange w:id="614" w:author="Lopez, Maël" w:date="2023-12-22T05:44:00Z">
            <w:rPr/>
          </w:rPrChange>
        </w:rPr>
      </w:pPr>
      <w:r>
        <w:rPr>
          <w:rStyle w:val="Appeldenotedefin"/>
        </w:rPr>
        <w:endnoteRef/>
      </w:r>
      <w:r w:rsidRPr="00597D96">
        <w:rPr>
          <w:lang w:val="en-US"/>
          <w:rPrChange w:id="615" w:author="Lopez, Maël" w:date="2023-12-22T05:44:00Z">
            <w:rPr/>
          </w:rPrChange>
        </w:rPr>
        <w:t xml:space="preserve"> Kooi, « An experimental study of the acoustic impedance of Helmholtz resonator arrays under a turbulent boundary layer », 1981</w:t>
      </w:r>
    </w:p>
  </w:endnote>
  <w:endnote w:id="57">
    <w:p w14:paraId="6F4C4DF1" w14:textId="69A906E9" w:rsidR="009548C2" w:rsidRPr="00597D96" w:rsidRDefault="009548C2" w:rsidP="00073AF9">
      <w:pPr>
        <w:pStyle w:val="Notedefin"/>
        <w:spacing w:line="276" w:lineRule="auto"/>
        <w:jc w:val="both"/>
        <w:rPr>
          <w:lang w:val="en-US"/>
          <w:rPrChange w:id="616" w:author="Lopez, Maël" w:date="2023-12-22T05:44:00Z">
            <w:rPr/>
          </w:rPrChange>
        </w:rPr>
      </w:pPr>
      <w:r>
        <w:rPr>
          <w:rStyle w:val="Appeldenotedefin"/>
        </w:rPr>
        <w:endnoteRef/>
      </w:r>
      <w:r w:rsidRPr="00597D96">
        <w:rPr>
          <w:lang w:val="en-US"/>
          <w:rPrChange w:id="617" w:author="Lopez, Maël" w:date="2023-12-22T05:44:00Z">
            <w:rPr/>
          </w:rPrChange>
        </w:rPr>
        <w:t xml:space="preserve"> </w:t>
      </w:r>
      <w:r w:rsidRPr="00597D96">
        <w:rPr>
          <w:lang w:val="en-US"/>
          <w:rPrChange w:id="618" w:author="Lopez, Maël" w:date="2023-12-22T05:44:00Z">
            <w:rPr/>
          </w:rPrChange>
        </w:rPr>
        <w:t>Aurégan, « Modelling of liners (physics, impedance models) », 2019</w:t>
      </w:r>
    </w:p>
  </w:endnote>
  <w:endnote w:id="58">
    <w:p w14:paraId="0AF3D79B" w14:textId="14A7A9E3" w:rsidR="0011584A" w:rsidRPr="00597D96" w:rsidRDefault="0011584A" w:rsidP="00073AF9">
      <w:pPr>
        <w:pStyle w:val="Notedefin"/>
        <w:spacing w:line="276" w:lineRule="auto"/>
        <w:jc w:val="both"/>
        <w:rPr>
          <w:lang w:val="en-US"/>
          <w:rPrChange w:id="620" w:author="Lopez, Maël" w:date="2023-12-22T05:44:00Z">
            <w:rPr/>
          </w:rPrChange>
        </w:rPr>
      </w:pPr>
      <w:r>
        <w:rPr>
          <w:rStyle w:val="Appeldenotedefin"/>
        </w:rPr>
        <w:endnoteRef/>
      </w:r>
      <w:r w:rsidRPr="00597D96">
        <w:rPr>
          <w:lang w:val="en-US"/>
          <w:rPrChange w:id="621" w:author="Lopez, Maël" w:date="2023-12-22T05:44:00Z">
            <w:rPr/>
          </w:rPrChange>
        </w:rPr>
        <w:t xml:space="preserve"> </w:t>
      </w:r>
      <w:r>
        <w:fldChar w:fldCharType="begin"/>
      </w:r>
      <w:r w:rsidR="005923F5" w:rsidRPr="00597D96">
        <w:rPr>
          <w:lang w:val="en-US"/>
          <w:rPrChange w:id="622" w:author="Lopez, Maël" w:date="2023-12-22T05:44:00Z">
            <w:rPr/>
          </w:rPrChange>
        </w:rPr>
        <w:instrText xml:space="preserve"> ADDIN ZOTERO_ITEM CSL_CITATION {"citationID":"Nst63Fas","properties":{"formattedCitation":"Paul Murray et R. Jeremy Astley, \\uc0\\u171{}\\uc0\\u160{}Development of a Single Degree of Freedom Perforate Impedance Model under Grazing Flow and High SPL\\uc0\\u160{}\\uc0\\u187{}, in {\\i{}18th AIAA/CEAS Aeroacoustics Conference (33rd AIAA Aeroacoustics Conference)} (18th AIAA/CEAS Aeroacoustics Conference (33rd AIAA Aeroacoustics Conference), Colorado Springs, CO: American Institute of Aeronautics and Astronautics, 2012), https://doi.org/10.2514/6.2012-2294.","plainCitation":"Paul Murray et R. Jeremy Astley, « Development of a Single Degree of Freedom Perforate Impedance Model under Grazing Flow and High SPL », in 18th AIAA/CEAS Aeroacoustics Conference (33rd AIAA Aeroacoustics Conference) (18th AIAA/CEAS Aeroacoustics Conference (33rd AIAA Aeroacoustics Conference), Colorado Springs, CO: American Institute of Aeronautics and Astronautics, 2012), https://doi.org/10.2514/6.2012-2294.","noteIndex":58},"citationItems":[{"id":660,"uris":["http://zotero.org/users/12361571/items/MK5KA4QD"],"itemData":{"id":660,"type":"paper-conference","container-title":"18th AIAA/CEAS Aeroacoustics Conference (33rd AIAA Aeroacoustics Conference)","DOI":"10.2514/6.2012-2294","event-place":"Colorado Springs, CO","event-title":"18th AIAA/CEAS Aeroacoustics Conference (33rd AIAA Aeroacoustics Conference)","ISBN":"978-1-60086-932-7","language":"en","publisher":"American Institute of Aeronautics and Astronautics","publisher-place":"Colorado Springs, CO","source":"DOI.org (Crossref)","title":"Development of a single degree of freedom perforate impedance model under grazing flow and high SPL","URL":"https://arc.aiaa.org/doi/10.2514/6.2012-2294","author":[{"family":"Murray","given":"Paul"},{"family":"Astley","given":"R. Jeremy"}],"accessed":{"date-parts":[["2023",12,7]]},"issued":{"date-parts":[["2012",6,4]]}}}],"schema":"https://github.com/citation-style-language/schema/raw/master/csl-citation.json"} </w:instrText>
      </w:r>
      <w:r>
        <w:fldChar w:fldCharType="separate"/>
      </w:r>
      <w:r w:rsidR="005923F5" w:rsidRPr="00597D96">
        <w:rPr>
          <w:rFonts w:ascii="Calibri" w:hAnsi="Calibri" w:cs="Calibri"/>
          <w:kern w:val="0"/>
          <w:szCs w:val="24"/>
          <w:lang w:val="en-US"/>
          <w:rPrChange w:id="623" w:author="Lopez, Maël" w:date="2023-12-22T05:44:00Z">
            <w:rPr>
              <w:rFonts w:ascii="Calibri" w:hAnsi="Calibri" w:cs="Calibri"/>
              <w:kern w:val="0"/>
              <w:szCs w:val="24"/>
            </w:rPr>
          </w:rPrChange>
        </w:rPr>
        <w:t xml:space="preserve">Paul Murray et R. Jeremy Astley, « Development of a Single Degree of Freedom Perforate Impedance Model under Grazing Flow and High SPL », in </w:t>
      </w:r>
      <w:r w:rsidR="005923F5" w:rsidRPr="00597D96">
        <w:rPr>
          <w:rFonts w:ascii="Calibri" w:hAnsi="Calibri" w:cs="Calibri"/>
          <w:i/>
          <w:iCs/>
          <w:kern w:val="0"/>
          <w:szCs w:val="24"/>
          <w:lang w:val="en-US"/>
          <w:rPrChange w:id="624" w:author="Lopez, Maël" w:date="2023-12-22T05:44:00Z">
            <w:rPr>
              <w:rFonts w:ascii="Calibri" w:hAnsi="Calibri" w:cs="Calibri"/>
              <w:i/>
              <w:iCs/>
              <w:kern w:val="0"/>
              <w:szCs w:val="24"/>
            </w:rPr>
          </w:rPrChange>
        </w:rPr>
        <w:t>18th AIAA/CEAS Aeroacoustics Conference (33rd AIAA Aeroacoustics Conference)</w:t>
      </w:r>
      <w:r w:rsidR="005923F5" w:rsidRPr="00597D96">
        <w:rPr>
          <w:rFonts w:ascii="Calibri" w:hAnsi="Calibri" w:cs="Calibri"/>
          <w:kern w:val="0"/>
          <w:szCs w:val="24"/>
          <w:lang w:val="en-US"/>
          <w:rPrChange w:id="625" w:author="Lopez, Maël" w:date="2023-12-22T05:44:00Z">
            <w:rPr>
              <w:rFonts w:ascii="Calibri" w:hAnsi="Calibri" w:cs="Calibri"/>
              <w:kern w:val="0"/>
              <w:szCs w:val="24"/>
            </w:rPr>
          </w:rPrChange>
        </w:rPr>
        <w:t xml:space="preserve"> (18th AIAA/CEAS Aeroacoustics Conference (33rd AIAA Aeroacoustics Conference), Colorado Springs, CO: American Institute of Aeronautics and Astronautics, 2012), https://doi.org/10.2514/6.2012-2294.</w:t>
      </w:r>
      <w:r>
        <w:fldChar w:fldCharType="end"/>
      </w:r>
    </w:p>
  </w:endnote>
  <w:endnote w:id="59">
    <w:p w14:paraId="383FE079" w14:textId="31337743" w:rsidR="007C580C" w:rsidRPr="00597D96" w:rsidRDefault="007C580C" w:rsidP="00073AF9">
      <w:pPr>
        <w:pStyle w:val="Notedefin"/>
        <w:spacing w:line="276" w:lineRule="auto"/>
        <w:jc w:val="both"/>
        <w:rPr>
          <w:lang w:val="en-US"/>
          <w:rPrChange w:id="627" w:author="Lopez, Maël" w:date="2023-12-22T05:44:00Z">
            <w:rPr/>
          </w:rPrChange>
        </w:rPr>
      </w:pPr>
      <w:r>
        <w:rPr>
          <w:rStyle w:val="Appeldenotedefin"/>
        </w:rPr>
        <w:endnoteRef/>
      </w:r>
      <w:r w:rsidRPr="00597D96">
        <w:rPr>
          <w:lang w:val="en-US"/>
          <w:rPrChange w:id="628" w:author="Lopez, Maël" w:date="2023-12-22T05:44:00Z">
            <w:rPr/>
          </w:rPrChange>
        </w:rPr>
        <w:t xml:space="preserve"> </w:t>
      </w:r>
      <w:r>
        <w:fldChar w:fldCharType="begin"/>
      </w:r>
      <w:r w:rsidR="005923F5" w:rsidRPr="00597D96">
        <w:rPr>
          <w:lang w:val="en-US"/>
          <w:rPrChange w:id="629" w:author="Lopez, Maël" w:date="2023-12-22T05:44:00Z">
            <w:rPr/>
          </w:rPrChange>
        </w:rPr>
        <w:instrText xml:space="preserve"> ADDIN ZOTERO_ITEM CSL_CITATION {"citationID":"rLovKEON","properties":{"formattedCitation":"Murray et Astley.","plainCitation":"Murray et Astley.","noteIndex":59},"citationItems":[{"id":660,"uris":["http://zotero.org/users/12361571/items/MK5KA4QD"],"itemData":{"id":660,"type":"paper-conference","container-title":"18th AIAA/CEAS Aeroacoustics Conference (33rd AIAA Aeroacoustics Conference)","DOI":"10.2514/6.2012-2294","event-place":"Colorado Springs, CO","event-title":"18th AIAA/CEAS Aeroacoustics Conference (33rd AIAA Aeroacoustics Conference)","ISBN":"978-1-60086-932-7","language":"en","publisher":"American Institute of Aeronautics and Astronautics","publisher-place":"Colorado Springs, CO","source":"DOI.org (Crossref)","title":"Development of a single degree of freedom perforate impedance model under grazing flow and high SPL","URL":"https://arc.aiaa.org/doi/10.2514/6.2012-2294","author":[{"family":"Murray","given":"Paul"},{"family":"Astley","given":"R. Jeremy"}],"accessed":{"date-parts":[["2023",12,7]]},"issued":{"date-parts":[["2012",6,4]]}}}],"schema":"https://github.com/citation-style-language/schema/raw/master/csl-citation.json"} </w:instrText>
      </w:r>
      <w:r>
        <w:fldChar w:fldCharType="separate"/>
      </w:r>
      <w:r w:rsidR="005923F5" w:rsidRPr="00597D96">
        <w:rPr>
          <w:rFonts w:ascii="Calibri" w:hAnsi="Calibri" w:cs="Calibri"/>
          <w:lang w:val="en-US"/>
          <w:rPrChange w:id="630" w:author="Lopez, Maël" w:date="2023-12-22T05:44:00Z">
            <w:rPr>
              <w:rFonts w:ascii="Calibri" w:hAnsi="Calibri" w:cs="Calibri"/>
            </w:rPr>
          </w:rPrChange>
        </w:rPr>
        <w:t>Murray et Astley.</w:t>
      </w:r>
      <w:r>
        <w:fldChar w:fldCharType="end"/>
      </w:r>
    </w:p>
  </w:endnote>
  <w:endnote w:id="60">
    <w:p w14:paraId="65562724" w14:textId="07E0C3D2" w:rsidR="00253EFB" w:rsidRPr="00597D96" w:rsidRDefault="00253EFB" w:rsidP="00073AF9">
      <w:pPr>
        <w:pStyle w:val="Notedefin"/>
        <w:spacing w:line="276" w:lineRule="auto"/>
        <w:jc w:val="both"/>
        <w:rPr>
          <w:lang w:val="en-US"/>
          <w:rPrChange w:id="639" w:author="Lopez, Maël" w:date="2023-12-22T05:44:00Z">
            <w:rPr/>
          </w:rPrChange>
        </w:rPr>
      </w:pPr>
      <w:r>
        <w:rPr>
          <w:rStyle w:val="Appeldenotedefin"/>
        </w:rPr>
        <w:endnoteRef/>
      </w:r>
      <w:r w:rsidRPr="00597D96">
        <w:rPr>
          <w:lang w:val="en-US"/>
          <w:rPrChange w:id="640" w:author="Lopez, Maël" w:date="2023-12-22T05:44:00Z">
            <w:rPr/>
          </w:rPrChange>
        </w:rPr>
        <w:t xml:space="preserve"> R. E. </w:t>
      </w:r>
      <w:r w:rsidRPr="00597D96">
        <w:rPr>
          <w:lang w:val="en-US"/>
          <w:rPrChange w:id="641" w:author="Lopez, Maël" w:date="2023-12-22T05:44:00Z">
            <w:rPr/>
          </w:rPrChange>
        </w:rPr>
        <w:t>Motzinger and R. E. Kraft, ‘‘Design and performance of duct acoustic treatment,’’ Aeroacoustics of Flight Vehicles: Theory &amp; Practice, Vol. 2, Chap. 14, 165–205 (1991)</w:t>
      </w:r>
    </w:p>
  </w:endnote>
  <w:endnote w:id="61">
    <w:p w14:paraId="36F112DF" w14:textId="77777777" w:rsidR="00BB61A8" w:rsidRPr="00597D96" w:rsidRDefault="00BB61A8" w:rsidP="00073AF9">
      <w:pPr>
        <w:pStyle w:val="Notedefin"/>
        <w:spacing w:line="276" w:lineRule="auto"/>
        <w:jc w:val="both"/>
        <w:rPr>
          <w:lang w:val="en-US"/>
          <w:rPrChange w:id="643" w:author="Lopez, Maël" w:date="2023-12-22T05:44:00Z">
            <w:rPr/>
          </w:rPrChange>
        </w:rPr>
      </w:pPr>
      <w:r>
        <w:rPr>
          <w:rStyle w:val="Appeldenotedefin"/>
        </w:rPr>
        <w:endnoteRef/>
      </w:r>
      <w:r w:rsidRPr="00597D96">
        <w:rPr>
          <w:lang w:val="en-US"/>
          <w:rPrChange w:id="644" w:author="Lopez, Maël" w:date="2023-12-22T05:44:00Z">
            <w:rPr/>
          </w:rPrChange>
        </w:rPr>
        <w:t xml:space="preserve"> Frank Fahy, « Foundations of Engineering Acoustics. Academic Press », 2001</w:t>
      </w:r>
    </w:p>
  </w:endnote>
  <w:endnote w:id="62">
    <w:p w14:paraId="46B71B4B" w14:textId="2034902A" w:rsidR="00BB61A8" w:rsidRPr="00597D96" w:rsidRDefault="00BB61A8" w:rsidP="00073AF9">
      <w:pPr>
        <w:pStyle w:val="Notedefin"/>
        <w:spacing w:line="276" w:lineRule="auto"/>
        <w:jc w:val="both"/>
        <w:rPr>
          <w:lang w:val="en-US"/>
          <w:rPrChange w:id="647" w:author="Lopez, Maël" w:date="2023-12-22T05:44:00Z">
            <w:rPr/>
          </w:rPrChange>
        </w:rPr>
      </w:pPr>
      <w:r>
        <w:rPr>
          <w:rStyle w:val="Appeldenotedefin"/>
        </w:rPr>
        <w:endnoteRef/>
      </w:r>
      <w:r w:rsidRPr="00597D96">
        <w:rPr>
          <w:lang w:val="en-US"/>
          <w:rPrChange w:id="648" w:author="Lopez, Maël" w:date="2023-12-22T05:44:00Z">
            <w:rPr/>
          </w:rPrChange>
        </w:rPr>
        <w:t xml:space="preserve"> </w:t>
      </w:r>
      <w:r>
        <w:fldChar w:fldCharType="begin"/>
      </w:r>
      <w:r w:rsidR="005923F5" w:rsidRPr="00597D96">
        <w:rPr>
          <w:lang w:val="en-US"/>
          <w:rPrChange w:id="649" w:author="Lopez, Maël" w:date="2023-12-22T05:44:00Z">
            <w:rPr/>
          </w:rPrChange>
        </w:rPr>
        <w:instrText xml:space="preserve"> ADDIN ZOTERO_ITEM CSL_CITATION {"citationID":"0Q0nMzDR","properties":{"formattedCitation":"Raimo Kabral, Lin Du, et Mats \\uc0\\u197{}bom, \\uc0\\u171{}\\uc0\\u160{}Optimum Sound Attenuation in Flow Ducts Based on the \\uc0\\u8220{}Exact\\uc0\\u8221{} Cremer Impedance\\uc0\\u160{}\\uc0\\u187{}, {\\i{}Acta Acustica United with Acustica} 102, n\\super o\\nosupersub{} 5 (1 septembre 2016): 851\\uc0\\u8209{}60, https://doi.org/10.3813/AAA.918999.","plainCitation":"Raimo Kabral, Lin Du, et Mats Åbom, « Optimum Sound Attenuation in Flow Ducts Based on the “Exact” Cremer Impedance », Acta Acustica United with Acustica 102, no 5 (1 septembre 2016): 851</w:instrText>
      </w:r>
      <w:r w:rsidR="005923F5" w:rsidRPr="00597D96">
        <w:rPr>
          <w:rFonts w:ascii="Cambria Math" w:hAnsi="Cambria Math" w:cs="Cambria Math"/>
          <w:lang w:val="en-US"/>
          <w:rPrChange w:id="650" w:author="Lopez, Maël" w:date="2023-12-22T05:44:00Z">
            <w:rPr>
              <w:rFonts w:ascii="Cambria Math" w:hAnsi="Cambria Math" w:cs="Cambria Math"/>
            </w:rPr>
          </w:rPrChange>
        </w:rPr>
        <w:instrText>‑</w:instrText>
      </w:r>
      <w:r w:rsidR="005923F5" w:rsidRPr="00597D96">
        <w:rPr>
          <w:lang w:val="en-US"/>
          <w:rPrChange w:id="651" w:author="Lopez, Maël" w:date="2023-12-22T05:44:00Z">
            <w:rPr/>
          </w:rPrChange>
        </w:rPr>
        <w:instrText xml:space="preserve">60, https://doi.org/10.3813/AAA.918999.","noteIndex":62},"citationItems":[{"id":731,"uris":["http://zotero.org/users/12361571/items/WG4S5JNJ"],"itemData":{"id":731,"type":"article-journal","abstract":"The Cremer impedance (Acustica 3, 1953) [1] is the locally reacting boundary condition that maximizes the attenuation of a certain mode in a uniform wave guide taken as the lowest order mode or “plane” wave. This paper presents the analysis of the “exact” Cremer impedance model, i.e., the high frequency asymptotic results proposed by Tester for uniform mean </w:instrText>
      </w:r>
      <w:r w:rsidR="005923F5">
        <w:instrText>ﬂ</w:instrText>
      </w:r>
      <w:r w:rsidR="005923F5" w:rsidRPr="00597D96">
        <w:rPr>
          <w:lang w:val="en-US"/>
          <w:rPrChange w:id="652" w:author="Lopez, Maël" w:date="2023-12-22T05:44:00Z">
            <w:rPr/>
          </w:rPrChange>
        </w:rPr>
        <w:instrText>ow (JSV 28(2), 1973) [2] are extended to lower frequencies. It is shown that signi</w:instrText>
      </w:r>
      <w:r w:rsidR="005923F5">
        <w:instrText>ﬁ</w:instrText>
      </w:r>
      <w:r w:rsidR="005923F5" w:rsidRPr="00597D96">
        <w:rPr>
          <w:lang w:val="en-US"/>
          <w:rPrChange w:id="653" w:author="Lopez, Maël" w:date="2023-12-22T05:44:00Z">
            <w:rPr/>
          </w:rPrChange>
        </w:rPr>
        <w:instrText>cantly larger attenuation per unit length can be obtained using the exact instead of the asymptotic solution. However, for su</w:instrText>
      </w:r>
      <w:r w:rsidR="005923F5">
        <w:instrText>ﬃ</w:instrText>
      </w:r>
      <w:r w:rsidR="005923F5" w:rsidRPr="00597D96">
        <w:rPr>
          <w:lang w:val="en-US"/>
          <w:rPrChange w:id="654" w:author="Lopez, Maël" w:date="2023-12-22T05:44:00Z">
            <w:rPr/>
          </w:rPrChange>
        </w:rPr>
        <w:instrText>ciently low frequencies the “exact” Cremer solution and optimum attenuation is requiring a wall impedance with a negative real part, i.e. an active boundary. In addition, the e</w:instrText>
      </w:r>
      <w:r w:rsidR="005923F5">
        <w:instrText>ﬀ</w:instrText>
      </w:r>
      <w:r w:rsidR="005923F5" w:rsidRPr="00597D96">
        <w:rPr>
          <w:lang w:val="en-US"/>
          <w:rPrChange w:id="655" w:author="Lopez, Maël" w:date="2023-12-22T05:44:00Z">
            <w:rPr/>
          </w:rPrChange>
        </w:rPr>
        <w:instrText xml:space="preserve">ect of a </w:instrText>
      </w:r>
      <w:r w:rsidR="005923F5">
        <w:instrText>ﬁ</w:instrText>
      </w:r>
      <w:r w:rsidR="005923F5" w:rsidRPr="00597D96">
        <w:rPr>
          <w:lang w:val="en-US"/>
          <w:rPrChange w:id="656" w:author="Lopez, Maël" w:date="2023-12-22T05:44:00Z">
            <w:rPr/>
          </w:rPrChange>
        </w:rPr>
        <w:instrText xml:space="preserve">nite length on the resulting attenuation is studied using a </w:instrText>
      </w:r>
      <w:r w:rsidR="005923F5">
        <w:instrText>ﬁ</w:instrText>
      </w:r>
      <w:r w:rsidR="005923F5" w:rsidRPr="00597D96">
        <w:rPr>
          <w:lang w:val="en-US"/>
          <w:rPrChange w:id="657" w:author="Lopez, Maël" w:date="2023-12-22T05:44:00Z">
            <w:rPr/>
          </w:rPrChange>
        </w:rPr>
        <w:instrText xml:space="preserve">nite element method for solving the convected wave equation. Finally, it is demonstrated how a silencer can be built that realize the optimum Cremer impedance at a given frequency by using a micro-perforated panel and locally reacting cavities. The performance of the optimized silencer is determined experimentally and the results are compared to the prediction of the </w:instrText>
      </w:r>
      <w:r w:rsidR="005923F5">
        <w:instrText>ﬁ</w:instrText>
      </w:r>
      <w:r w:rsidR="005923F5" w:rsidRPr="00597D96">
        <w:rPr>
          <w:lang w:val="en-US"/>
          <w:rPrChange w:id="658" w:author="Lopez, Maël" w:date="2023-12-22T05:44:00Z">
            <w:rPr/>
          </w:rPrChange>
        </w:rPr>
        <w:instrText xml:space="preserve">nite element model.","container-title":"Acta Acustica united with Acustica","DOI":"10.3813/AAA.918999","ISSN":"16101928","issue":"5","journalAbbreviation":"Acta Acustica united with Acustica","language":"en","page":"851-860","source":"DOI.org (Crossref)","title":"Optimum Sound Attenuation in Flow Ducts Based on the \"Exact\" Cremer Impedance","volume":"102","author":[{"family":"Kabral","given":"Raimo"},{"family":"Du","given":"Lin"},{"family":"Åbom","given":"Mats"}],"issued":{"date-parts":[["2016",9,1]]}}}],"schema":"https://github.com/citation-style-language/schema/raw/master/csl-citation.json"} </w:instrText>
      </w:r>
      <w:r>
        <w:fldChar w:fldCharType="separate"/>
      </w:r>
      <w:r w:rsidR="005923F5" w:rsidRPr="00597D96">
        <w:rPr>
          <w:rFonts w:ascii="Calibri" w:hAnsi="Calibri" w:cs="Calibri"/>
          <w:kern w:val="0"/>
          <w:szCs w:val="24"/>
          <w:lang w:val="en-US"/>
          <w:rPrChange w:id="659" w:author="Lopez, Maël" w:date="2023-12-22T05:44:00Z">
            <w:rPr>
              <w:rFonts w:ascii="Calibri" w:hAnsi="Calibri" w:cs="Calibri"/>
              <w:kern w:val="0"/>
              <w:szCs w:val="24"/>
            </w:rPr>
          </w:rPrChange>
        </w:rPr>
        <w:t xml:space="preserve">Raimo Kabral, Lin Du, et Mats Åbom, « Optimum Sound Attenuation in Flow Ducts Based on the “Exact” Cremer Impedance », </w:t>
      </w:r>
      <w:r w:rsidR="005923F5" w:rsidRPr="00597D96">
        <w:rPr>
          <w:rFonts w:ascii="Calibri" w:hAnsi="Calibri" w:cs="Calibri"/>
          <w:i/>
          <w:iCs/>
          <w:kern w:val="0"/>
          <w:szCs w:val="24"/>
          <w:lang w:val="en-US"/>
          <w:rPrChange w:id="660" w:author="Lopez, Maël" w:date="2023-12-22T05:44:00Z">
            <w:rPr>
              <w:rFonts w:ascii="Calibri" w:hAnsi="Calibri" w:cs="Calibri"/>
              <w:i/>
              <w:iCs/>
              <w:kern w:val="0"/>
              <w:szCs w:val="24"/>
            </w:rPr>
          </w:rPrChange>
        </w:rPr>
        <w:t>Acta Acustica United with Acustica</w:t>
      </w:r>
      <w:r w:rsidR="005923F5" w:rsidRPr="00597D96">
        <w:rPr>
          <w:rFonts w:ascii="Calibri" w:hAnsi="Calibri" w:cs="Calibri"/>
          <w:kern w:val="0"/>
          <w:szCs w:val="24"/>
          <w:lang w:val="en-US"/>
          <w:rPrChange w:id="661" w:author="Lopez, Maël" w:date="2023-12-22T05:44:00Z">
            <w:rPr>
              <w:rFonts w:ascii="Calibri" w:hAnsi="Calibri" w:cs="Calibri"/>
              <w:kern w:val="0"/>
              <w:szCs w:val="24"/>
            </w:rPr>
          </w:rPrChange>
        </w:rPr>
        <w:t xml:space="preserve"> 102, n</w:t>
      </w:r>
      <w:r w:rsidR="005923F5" w:rsidRPr="00597D96">
        <w:rPr>
          <w:rFonts w:ascii="Calibri" w:hAnsi="Calibri" w:cs="Calibri"/>
          <w:kern w:val="0"/>
          <w:szCs w:val="24"/>
          <w:vertAlign w:val="superscript"/>
          <w:lang w:val="en-US"/>
          <w:rPrChange w:id="662" w:author="Lopez, Maël" w:date="2023-12-22T05:44:00Z">
            <w:rPr>
              <w:rFonts w:ascii="Calibri" w:hAnsi="Calibri" w:cs="Calibri"/>
              <w:kern w:val="0"/>
              <w:szCs w:val="24"/>
              <w:vertAlign w:val="superscript"/>
            </w:rPr>
          </w:rPrChange>
        </w:rPr>
        <w:t>o</w:t>
      </w:r>
      <w:r w:rsidR="005923F5" w:rsidRPr="00597D96">
        <w:rPr>
          <w:rFonts w:ascii="Calibri" w:hAnsi="Calibri" w:cs="Calibri"/>
          <w:kern w:val="0"/>
          <w:szCs w:val="24"/>
          <w:lang w:val="en-US"/>
          <w:rPrChange w:id="663" w:author="Lopez, Maël" w:date="2023-12-22T05:44:00Z">
            <w:rPr>
              <w:rFonts w:ascii="Calibri" w:hAnsi="Calibri" w:cs="Calibri"/>
              <w:kern w:val="0"/>
              <w:szCs w:val="24"/>
            </w:rPr>
          </w:rPrChange>
        </w:rPr>
        <w:t xml:space="preserve"> 5 (1 septembre 2016): 851‑60, https://doi.org/10.3813/AAA.918999.</w:t>
      </w:r>
      <w:r>
        <w:fldChar w:fldCharType="end"/>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Adobe Thai">
    <w:altName w:val="Angsana New"/>
    <w:panose1 w:val="02040503050201020203"/>
    <w:charset w:val="00"/>
    <w:family w:val="roman"/>
    <w:notTrueType/>
    <w:pitch w:val="variable"/>
    <w:sig w:usb0="8100002F" w:usb1="0000204A" w:usb2="00000000" w:usb3="00000000" w:csb0="0001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83BF0C" w14:textId="77777777" w:rsidR="005C5BA6" w:rsidRDefault="005C5BA6" w:rsidP="003155F0">
      <w:pPr>
        <w:spacing w:after="0" w:line="240" w:lineRule="auto"/>
      </w:pPr>
      <w:r>
        <w:separator/>
      </w:r>
    </w:p>
  </w:footnote>
  <w:footnote w:type="continuationSeparator" w:id="0">
    <w:p w14:paraId="65F4ECEA" w14:textId="77777777" w:rsidR="005C5BA6" w:rsidRDefault="005C5BA6" w:rsidP="003155F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13AC7"/>
    <w:multiLevelType w:val="hybridMultilevel"/>
    <w:tmpl w:val="431C1886"/>
    <w:lvl w:ilvl="0" w:tplc="21367544">
      <w:start w:val="1"/>
      <w:numFmt w:val="upperRoman"/>
      <w:lvlText w:val="%1."/>
      <w:lvlJc w:val="left"/>
      <w:pPr>
        <w:ind w:left="1080" w:hanging="72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0B38127E"/>
    <w:multiLevelType w:val="hybridMultilevel"/>
    <w:tmpl w:val="80780294"/>
    <w:lvl w:ilvl="0" w:tplc="9F9E1AFC">
      <w:start w:val="1"/>
      <w:numFmt w:val="decimal"/>
      <w:lvlText w:val="%1."/>
      <w:lvlJc w:val="left"/>
      <w:pPr>
        <w:ind w:left="1440" w:hanging="360"/>
      </w:pPr>
      <w:rPr>
        <w:rFonts w:hint="default"/>
      </w:r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2" w15:restartNumberingAfterBreak="0">
    <w:nsid w:val="15051A0C"/>
    <w:multiLevelType w:val="hybridMultilevel"/>
    <w:tmpl w:val="80302262"/>
    <w:lvl w:ilvl="0" w:tplc="7FDCB1E8">
      <w:start w:val="2"/>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19FF1258"/>
    <w:multiLevelType w:val="hybridMultilevel"/>
    <w:tmpl w:val="A170CF52"/>
    <w:lvl w:ilvl="0" w:tplc="BB2C10E0">
      <w:start w:val="1"/>
      <w:numFmt w:val="lowerLetter"/>
      <w:lvlText w:val="%1)"/>
      <w:lvlJc w:val="left"/>
      <w:pPr>
        <w:ind w:left="1800" w:hanging="360"/>
      </w:pPr>
      <w:rPr>
        <w:rFonts w:hint="default"/>
      </w:rPr>
    </w:lvl>
    <w:lvl w:ilvl="1" w:tplc="040C0019" w:tentative="1">
      <w:start w:val="1"/>
      <w:numFmt w:val="lowerLetter"/>
      <w:lvlText w:val="%2."/>
      <w:lvlJc w:val="left"/>
      <w:pPr>
        <w:ind w:left="2520" w:hanging="360"/>
      </w:pPr>
    </w:lvl>
    <w:lvl w:ilvl="2" w:tplc="040C001B" w:tentative="1">
      <w:start w:val="1"/>
      <w:numFmt w:val="lowerRoman"/>
      <w:lvlText w:val="%3."/>
      <w:lvlJc w:val="right"/>
      <w:pPr>
        <w:ind w:left="3240" w:hanging="180"/>
      </w:pPr>
    </w:lvl>
    <w:lvl w:ilvl="3" w:tplc="040C000F" w:tentative="1">
      <w:start w:val="1"/>
      <w:numFmt w:val="decimal"/>
      <w:lvlText w:val="%4."/>
      <w:lvlJc w:val="left"/>
      <w:pPr>
        <w:ind w:left="3960" w:hanging="360"/>
      </w:pPr>
    </w:lvl>
    <w:lvl w:ilvl="4" w:tplc="040C0019" w:tentative="1">
      <w:start w:val="1"/>
      <w:numFmt w:val="lowerLetter"/>
      <w:lvlText w:val="%5."/>
      <w:lvlJc w:val="left"/>
      <w:pPr>
        <w:ind w:left="4680" w:hanging="360"/>
      </w:pPr>
    </w:lvl>
    <w:lvl w:ilvl="5" w:tplc="040C001B" w:tentative="1">
      <w:start w:val="1"/>
      <w:numFmt w:val="lowerRoman"/>
      <w:lvlText w:val="%6."/>
      <w:lvlJc w:val="right"/>
      <w:pPr>
        <w:ind w:left="5400" w:hanging="180"/>
      </w:pPr>
    </w:lvl>
    <w:lvl w:ilvl="6" w:tplc="040C000F" w:tentative="1">
      <w:start w:val="1"/>
      <w:numFmt w:val="decimal"/>
      <w:lvlText w:val="%7."/>
      <w:lvlJc w:val="left"/>
      <w:pPr>
        <w:ind w:left="6120" w:hanging="360"/>
      </w:pPr>
    </w:lvl>
    <w:lvl w:ilvl="7" w:tplc="040C0019" w:tentative="1">
      <w:start w:val="1"/>
      <w:numFmt w:val="lowerLetter"/>
      <w:lvlText w:val="%8."/>
      <w:lvlJc w:val="left"/>
      <w:pPr>
        <w:ind w:left="6840" w:hanging="360"/>
      </w:pPr>
    </w:lvl>
    <w:lvl w:ilvl="8" w:tplc="040C001B" w:tentative="1">
      <w:start w:val="1"/>
      <w:numFmt w:val="lowerRoman"/>
      <w:lvlText w:val="%9."/>
      <w:lvlJc w:val="right"/>
      <w:pPr>
        <w:ind w:left="7560" w:hanging="180"/>
      </w:pPr>
    </w:lvl>
  </w:abstractNum>
  <w:abstractNum w:abstractNumId="4" w15:restartNumberingAfterBreak="0">
    <w:nsid w:val="397443D1"/>
    <w:multiLevelType w:val="hybridMultilevel"/>
    <w:tmpl w:val="C622B4F4"/>
    <w:lvl w:ilvl="0" w:tplc="040C000F">
      <w:start w:val="1"/>
      <w:numFmt w:val="decimal"/>
      <w:lvlText w:val="%1."/>
      <w:lvlJc w:val="left"/>
      <w:pPr>
        <w:ind w:left="1440" w:hanging="360"/>
      </w:pPr>
      <w:rPr>
        <w:rFonts w:hint="default"/>
      </w:r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5" w15:restartNumberingAfterBreak="0">
    <w:nsid w:val="3CF41D84"/>
    <w:multiLevelType w:val="hybridMultilevel"/>
    <w:tmpl w:val="188E4772"/>
    <w:lvl w:ilvl="0" w:tplc="B9A2FA62">
      <w:start w:val="1"/>
      <w:numFmt w:val="lowerLetter"/>
      <w:lvlText w:val="%1)"/>
      <w:lvlJc w:val="left"/>
      <w:pPr>
        <w:ind w:left="1800" w:hanging="360"/>
      </w:pPr>
      <w:rPr>
        <w:rFonts w:hint="default"/>
      </w:rPr>
    </w:lvl>
    <w:lvl w:ilvl="1" w:tplc="040C0019" w:tentative="1">
      <w:start w:val="1"/>
      <w:numFmt w:val="lowerLetter"/>
      <w:lvlText w:val="%2."/>
      <w:lvlJc w:val="left"/>
      <w:pPr>
        <w:ind w:left="2520" w:hanging="360"/>
      </w:pPr>
    </w:lvl>
    <w:lvl w:ilvl="2" w:tplc="040C001B" w:tentative="1">
      <w:start w:val="1"/>
      <w:numFmt w:val="lowerRoman"/>
      <w:lvlText w:val="%3."/>
      <w:lvlJc w:val="right"/>
      <w:pPr>
        <w:ind w:left="3240" w:hanging="180"/>
      </w:pPr>
    </w:lvl>
    <w:lvl w:ilvl="3" w:tplc="040C000F" w:tentative="1">
      <w:start w:val="1"/>
      <w:numFmt w:val="decimal"/>
      <w:lvlText w:val="%4."/>
      <w:lvlJc w:val="left"/>
      <w:pPr>
        <w:ind w:left="3960" w:hanging="360"/>
      </w:pPr>
    </w:lvl>
    <w:lvl w:ilvl="4" w:tplc="040C0019" w:tentative="1">
      <w:start w:val="1"/>
      <w:numFmt w:val="lowerLetter"/>
      <w:lvlText w:val="%5."/>
      <w:lvlJc w:val="left"/>
      <w:pPr>
        <w:ind w:left="4680" w:hanging="360"/>
      </w:pPr>
    </w:lvl>
    <w:lvl w:ilvl="5" w:tplc="040C001B" w:tentative="1">
      <w:start w:val="1"/>
      <w:numFmt w:val="lowerRoman"/>
      <w:lvlText w:val="%6."/>
      <w:lvlJc w:val="right"/>
      <w:pPr>
        <w:ind w:left="5400" w:hanging="180"/>
      </w:pPr>
    </w:lvl>
    <w:lvl w:ilvl="6" w:tplc="040C000F" w:tentative="1">
      <w:start w:val="1"/>
      <w:numFmt w:val="decimal"/>
      <w:lvlText w:val="%7."/>
      <w:lvlJc w:val="left"/>
      <w:pPr>
        <w:ind w:left="6120" w:hanging="360"/>
      </w:pPr>
    </w:lvl>
    <w:lvl w:ilvl="7" w:tplc="040C0019" w:tentative="1">
      <w:start w:val="1"/>
      <w:numFmt w:val="lowerLetter"/>
      <w:lvlText w:val="%8."/>
      <w:lvlJc w:val="left"/>
      <w:pPr>
        <w:ind w:left="6840" w:hanging="360"/>
      </w:pPr>
    </w:lvl>
    <w:lvl w:ilvl="8" w:tplc="040C001B" w:tentative="1">
      <w:start w:val="1"/>
      <w:numFmt w:val="lowerRoman"/>
      <w:lvlText w:val="%9."/>
      <w:lvlJc w:val="right"/>
      <w:pPr>
        <w:ind w:left="7560" w:hanging="180"/>
      </w:pPr>
    </w:lvl>
  </w:abstractNum>
  <w:abstractNum w:abstractNumId="6" w15:restartNumberingAfterBreak="0">
    <w:nsid w:val="51AF0075"/>
    <w:multiLevelType w:val="hybridMultilevel"/>
    <w:tmpl w:val="1B945818"/>
    <w:lvl w:ilvl="0" w:tplc="882A2DE6">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5BF10956"/>
    <w:multiLevelType w:val="hybridMultilevel"/>
    <w:tmpl w:val="E51615D0"/>
    <w:lvl w:ilvl="0" w:tplc="7F0A3782">
      <w:numFmt w:val="bullet"/>
      <w:lvlText w:val="-"/>
      <w:lvlJc w:val="left"/>
      <w:pPr>
        <w:ind w:left="410" w:hanging="360"/>
      </w:pPr>
      <w:rPr>
        <w:rFonts w:ascii="Calibri" w:eastAsiaTheme="minorHAnsi" w:hAnsi="Calibri" w:cs="Calibri" w:hint="default"/>
      </w:rPr>
    </w:lvl>
    <w:lvl w:ilvl="1" w:tplc="040C0003" w:tentative="1">
      <w:start w:val="1"/>
      <w:numFmt w:val="bullet"/>
      <w:lvlText w:val="o"/>
      <w:lvlJc w:val="left"/>
      <w:pPr>
        <w:ind w:left="1130" w:hanging="360"/>
      </w:pPr>
      <w:rPr>
        <w:rFonts w:ascii="Courier New" w:hAnsi="Courier New" w:cs="Courier New" w:hint="default"/>
      </w:rPr>
    </w:lvl>
    <w:lvl w:ilvl="2" w:tplc="040C0005" w:tentative="1">
      <w:start w:val="1"/>
      <w:numFmt w:val="bullet"/>
      <w:lvlText w:val=""/>
      <w:lvlJc w:val="left"/>
      <w:pPr>
        <w:ind w:left="1850" w:hanging="360"/>
      </w:pPr>
      <w:rPr>
        <w:rFonts w:ascii="Wingdings" w:hAnsi="Wingdings" w:hint="default"/>
      </w:rPr>
    </w:lvl>
    <w:lvl w:ilvl="3" w:tplc="040C0001" w:tentative="1">
      <w:start w:val="1"/>
      <w:numFmt w:val="bullet"/>
      <w:lvlText w:val=""/>
      <w:lvlJc w:val="left"/>
      <w:pPr>
        <w:ind w:left="2570" w:hanging="360"/>
      </w:pPr>
      <w:rPr>
        <w:rFonts w:ascii="Symbol" w:hAnsi="Symbol" w:hint="default"/>
      </w:rPr>
    </w:lvl>
    <w:lvl w:ilvl="4" w:tplc="040C0003" w:tentative="1">
      <w:start w:val="1"/>
      <w:numFmt w:val="bullet"/>
      <w:lvlText w:val="o"/>
      <w:lvlJc w:val="left"/>
      <w:pPr>
        <w:ind w:left="3290" w:hanging="360"/>
      </w:pPr>
      <w:rPr>
        <w:rFonts w:ascii="Courier New" w:hAnsi="Courier New" w:cs="Courier New" w:hint="default"/>
      </w:rPr>
    </w:lvl>
    <w:lvl w:ilvl="5" w:tplc="040C0005" w:tentative="1">
      <w:start w:val="1"/>
      <w:numFmt w:val="bullet"/>
      <w:lvlText w:val=""/>
      <w:lvlJc w:val="left"/>
      <w:pPr>
        <w:ind w:left="4010" w:hanging="360"/>
      </w:pPr>
      <w:rPr>
        <w:rFonts w:ascii="Wingdings" w:hAnsi="Wingdings" w:hint="default"/>
      </w:rPr>
    </w:lvl>
    <w:lvl w:ilvl="6" w:tplc="040C0001" w:tentative="1">
      <w:start w:val="1"/>
      <w:numFmt w:val="bullet"/>
      <w:lvlText w:val=""/>
      <w:lvlJc w:val="left"/>
      <w:pPr>
        <w:ind w:left="4730" w:hanging="360"/>
      </w:pPr>
      <w:rPr>
        <w:rFonts w:ascii="Symbol" w:hAnsi="Symbol" w:hint="default"/>
      </w:rPr>
    </w:lvl>
    <w:lvl w:ilvl="7" w:tplc="040C0003" w:tentative="1">
      <w:start w:val="1"/>
      <w:numFmt w:val="bullet"/>
      <w:lvlText w:val="o"/>
      <w:lvlJc w:val="left"/>
      <w:pPr>
        <w:ind w:left="5450" w:hanging="360"/>
      </w:pPr>
      <w:rPr>
        <w:rFonts w:ascii="Courier New" w:hAnsi="Courier New" w:cs="Courier New" w:hint="default"/>
      </w:rPr>
    </w:lvl>
    <w:lvl w:ilvl="8" w:tplc="040C0005" w:tentative="1">
      <w:start w:val="1"/>
      <w:numFmt w:val="bullet"/>
      <w:lvlText w:val=""/>
      <w:lvlJc w:val="left"/>
      <w:pPr>
        <w:ind w:left="6170" w:hanging="360"/>
      </w:pPr>
      <w:rPr>
        <w:rFonts w:ascii="Wingdings" w:hAnsi="Wingdings" w:hint="default"/>
      </w:rPr>
    </w:lvl>
  </w:abstractNum>
  <w:abstractNum w:abstractNumId="8" w15:restartNumberingAfterBreak="0">
    <w:nsid w:val="5CDC2887"/>
    <w:multiLevelType w:val="hybridMultilevel"/>
    <w:tmpl w:val="DCB6B990"/>
    <w:lvl w:ilvl="0" w:tplc="040C000F">
      <w:start w:val="1"/>
      <w:numFmt w:val="decimal"/>
      <w:lvlText w:val="%1."/>
      <w:lvlJc w:val="left"/>
      <w:pPr>
        <w:ind w:left="1440" w:hanging="360"/>
      </w:pPr>
      <w:rPr>
        <w:rFonts w:hint="default"/>
      </w:r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9" w15:restartNumberingAfterBreak="0">
    <w:nsid w:val="63272198"/>
    <w:multiLevelType w:val="hybridMultilevel"/>
    <w:tmpl w:val="22EE67BA"/>
    <w:lvl w:ilvl="0" w:tplc="052A72E4">
      <w:start w:val="1"/>
      <w:numFmt w:val="decimal"/>
      <w:lvlText w:val="%1."/>
      <w:lvlJc w:val="left"/>
      <w:pPr>
        <w:ind w:left="1440" w:hanging="360"/>
      </w:pPr>
      <w:rPr>
        <w:rFonts w:hint="default"/>
      </w:r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10" w15:restartNumberingAfterBreak="0">
    <w:nsid w:val="672F4025"/>
    <w:multiLevelType w:val="hybridMultilevel"/>
    <w:tmpl w:val="5FC0E7A4"/>
    <w:lvl w:ilvl="0" w:tplc="F6BE78B0">
      <w:numFmt w:val="bullet"/>
      <w:lvlText w:val=""/>
      <w:lvlJc w:val="left"/>
      <w:pPr>
        <w:ind w:left="720" w:hanging="360"/>
      </w:pPr>
      <w:rPr>
        <w:rFonts w:ascii="Wingdings" w:eastAsiaTheme="minorHAnsi" w:hAnsi="Wingding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748F6B86"/>
    <w:multiLevelType w:val="hybridMultilevel"/>
    <w:tmpl w:val="1AD85962"/>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1476798373">
    <w:abstractNumId w:val="6"/>
  </w:num>
  <w:num w:numId="2" w16cid:durableId="1464738326">
    <w:abstractNumId w:val="0"/>
  </w:num>
  <w:num w:numId="3" w16cid:durableId="926570624">
    <w:abstractNumId w:val="11"/>
  </w:num>
  <w:num w:numId="4" w16cid:durableId="733311790">
    <w:abstractNumId w:val="1"/>
  </w:num>
  <w:num w:numId="5" w16cid:durableId="1583176635">
    <w:abstractNumId w:val="8"/>
  </w:num>
  <w:num w:numId="6" w16cid:durableId="968820784">
    <w:abstractNumId w:val="4"/>
  </w:num>
  <w:num w:numId="7" w16cid:durableId="1292904451">
    <w:abstractNumId w:val="9"/>
  </w:num>
  <w:num w:numId="8" w16cid:durableId="208298205">
    <w:abstractNumId w:val="5"/>
  </w:num>
  <w:num w:numId="9" w16cid:durableId="775710855">
    <w:abstractNumId w:val="3"/>
  </w:num>
  <w:num w:numId="10" w16cid:durableId="433483592">
    <w:abstractNumId w:val="2"/>
  </w:num>
  <w:num w:numId="11" w16cid:durableId="1158568580">
    <w:abstractNumId w:val="7"/>
  </w:num>
  <w:num w:numId="12" w16cid:durableId="938413664">
    <w:abstractNumId w:val="1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opez, Maël">
    <w15:presenceInfo w15:providerId="AD" w15:userId="S::mael.lopez.1@ens.etsmtl.ca::7c15a14e-e4df-4c60-8b5c-ebb936ea55fc"/>
  </w15:person>
  <w15:person w15:author="Dupont, Thomas">
    <w15:presenceInfo w15:providerId="AD" w15:userId="S::thomas.dupont@etsmtl.ca::9190d452-baf8-4c56-bf21-e9e5bfded47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trackRevisions/>
  <w:defaultTabStop w:val="708"/>
  <w:hyphenationZone w:val="425"/>
  <w:characterSpacingControl w:val="doNotCompres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7694"/>
    <w:rsid w:val="00014776"/>
    <w:rsid w:val="00014C4C"/>
    <w:rsid w:val="00021A7F"/>
    <w:rsid w:val="00036236"/>
    <w:rsid w:val="00043373"/>
    <w:rsid w:val="0004737F"/>
    <w:rsid w:val="0005194D"/>
    <w:rsid w:val="00053550"/>
    <w:rsid w:val="00053A52"/>
    <w:rsid w:val="00073293"/>
    <w:rsid w:val="00073AF9"/>
    <w:rsid w:val="000766FB"/>
    <w:rsid w:val="00077E9F"/>
    <w:rsid w:val="00083B33"/>
    <w:rsid w:val="00084F45"/>
    <w:rsid w:val="0008552D"/>
    <w:rsid w:val="00087097"/>
    <w:rsid w:val="0009202C"/>
    <w:rsid w:val="000948FB"/>
    <w:rsid w:val="000951DB"/>
    <w:rsid w:val="00096CB4"/>
    <w:rsid w:val="000975B2"/>
    <w:rsid w:val="000A6FA6"/>
    <w:rsid w:val="000B0E94"/>
    <w:rsid w:val="000B4AE6"/>
    <w:rsid w:val="000C0193"/>
    <w:rsid w:val="000C1A4C"/>
    <w:rsid w:val="000C5BA6"/>
    <w:rsid w:val="000D760F"/>
    <w:rsid w:val="000F3360"/>
    <w:rsid w:val="0011584A"/>
    <w:rsid w:val="00120002"/>
    <w:rsid w:val="00132070"/>
    <w:rsid w:val="00133062"/>
    <w:rsid w:val="00150549"/>
    <w:rsid w:val="001505B2"/>
    <w:rsid w:val="0015357F"/>
    <w:rsid w:val="001602D5"/>
    <w:rsid w:val="00167AB6"/>
    <w:rsid w:val="00167DFF"/>
    <w:rsid w:val="001735F5"/>
    <w:rsid w:val="00180E13"/>
    <w:rsid w:val="00182ADA"/>
    <w:rsid w:val="001848B7"/>
    <w:rsid w:val="001A1A9E"/>
    <w:rsid w:val="001A3EA6"/>
    <w:rsid w:val="001A5DA0"/>
    <w:rsid w:val="001A7D11"/>
    <w:rsid w:val="001B1B00"/>
    <w:rsid w:val="001B3B15"/>
    <w:rsid w:val="001B7773"/>
    <w:rsid w:val="001C5EC3"/>
    <w:rsid w:val="001C7452"/>
    <w:rsid w:val="001D02C5"/>
    <w:rsid w:val="001D2374"/>
    <w:rsid w:val="001D4015"/>
    <w:rsid w:val="001E285E"/>
    <w:rsid w:val="001F5317"/>
    <w:rsid w:val="00202B4E"/>
    <w:rsid w:val="00220252"/>
    <w:rsid w:val="00224B9D"/>
    <w:rsid w:val="002257A7"/>
    <w:rsid w:val="00227871"/>
    <w:rsid w:val="0023155E"/>
    <w:rsid w:val="00231A4F"/>
    <w:rsid w:val="002337A3"/>
    <w:rsid w:val="00235601"/>
    <w:rsid w:val="00235DEC"/>
    <w:rsid w:val="0024011A"/>
    <w:rsid w:val="00247554"/>
    <w:rsid w:val="00253EFB"/>
    <w:rsid w:val="00257C7D"/>
    <w:rsid w:val="00264E1D"/>
    <w:rsid w:val="002672F1"/>
    <w:rsid w:val="00267563"/>
    <w:rsid w:val="00274A1E"/>
    <w:rsid w:val="0027661D"/>
    <w:rsid w:val="002766EC"/>
    <w:rsid w:val="00281CE8"/>
    <w:rsid w:val="002865C5"/>
    <w:rsid w:val="0029106C"/>
    <w:rsid w:val="00292E18"/>
    <w:rsid w:val="002A095B"/>
    <w:rsid w:val="002A53FA"/>
    <w:rsid w:val="002A5507"/>
    <w:rsid w:val="002C18D1"/>
    <w:rsid w:val="002E4D54"/>
    <w:rsid w:val="002E5533"/>
    <w:rsid w:val="002F041C"/>
    <w:rsid w:val="002F0B06"/>
    <w:rsid w:val="002F43DD"/>
    <w:rsid w:val="002F4FF1"/>
    <w:rsid w:val="00302A3E"/>
    <w:rsid w:val="00303B19"/>
    <w:rsid w:val="0030533D"/>
    <w:rsid w:val="00307659"/>
    <w:rsid w:val="003102F2"/>
    <w:rsid w:val="003155F0"/>
    <w:rsid w:val="00322FFF"/>
    <w:rsid w:val="003257EC"/>
    <w:rsid w:val="00326CF1"/>
    <w:rsid w:val="003279B7"/>
    <w:rsid w:val="003310A1"/>
    <w:rsid w:val="00334E7A"/>
    <w:rsid w:val="0033548C"/>
    <w:rsid w:val="00336EAE"/>
    <w:rsid w:val="00341A31"/>
    <w:rsid w:val="00341C25"/>
    <w:rsid w:val="00352236"/>
    <w:rsid w:val="00356CA3"/>
    <w:rsid w:val="00360C53"/>
    <w:rsid w:val="00360D30"/>
    <w:rsid w:val="00363288"/>
    <w:rsid w:val="0037002F"/>
    <w:rsid w:val="00394FBF"/>
    <w:rsid w:val="003A0E9C"/>
    <w:rsid w:val="003A47F5"/>
    <w:rsid w:val="003A6E49"/>
    <w:rsid w:val="003B3931"/>
    <w:rsid w:val="003C3C89"/>
    <w:rsid w:val="003C4608"/>
    <w:rsid w:val="003E7E17"/>
    <w:rsid w:val="003F0A8A"/>
    <w:rsid w:val="003F0E7D"/>
    <w:rsid w:val="003F463F"/>
    <w:rsid w:val="00402F9D"/>
    <w:rsid w:val="00407F79"/>
    <w:rsid w:val="004109EE"/>
    <w:rsid w:val="00432381"/>
    <w:rsid w:val="00444B62"/>
    <w:rsid w:val="00445900"/>
    <w:rsid w:val="00452968"/>
    <w:rsid w:val="0048006C"/>
    <w:rsid w:val="00482AA9"/>
    <w:rsid w:val="00482F59"/>
    <w:rsid w:val="004860BD"/>
    <w:rsid w:val="00496AB0"/>
    <w:rsid w:val="004A0F94"/>
    <w:rsid w:val="004A4FCD"/>
    <w:rsid w:val="004A523D"/>
    <w:rsid w:val="004A5CF0"/>
    <w:rsid w:val="004A60C3"/>
    <w:rsid w:val="004B22CD"/>
    <w:rsid w:val="004B3CD4"/>
    <w:rsid w:val="004B4FD8"/>
    <w:rsid w:val="004C7113"/>
    <w:rsid w:val="004D0C0C"/>
    <w:rsid w:val="004D1C51"/>
    <w:rsid w:val="004E2301"/>
    <w:rsid w:val="004E2DFD"/>
    <w:rsid w:val="004E767F"/>
    <w:rsid w:val="005075DA"/>
    <w:rsid w:val="00511C5D"/>
    <w:rsid w:val="0051640F"/>
    <w:rsid w:val="005174FB"/>
    <w:rsid w:val="00524ED5"/>
    <w:rsid w:val="00535D67"/>
    <w:rsid w:val="005430C2"/>
    <w:rsid w:val="00545C9A"/>
    <w:rsid w:val="00546147"/>
    <w:rsid w:val="005465F5"/>
    <w:rsid w:val="00564056"/>
    <w:rsid w:val="0057063D"/>
    <w:rsid w:val="0057097F"/>
    <w:rsid w:val="0057374B"/>
    <w:rsid w:val="00581B2F"/>
    <w:rsid w:val="00582C59"/>
    <w:rsid w:val="005854EA"/>
    <w:rsid w:val="00587C1B"/>
    <w:rsid w:val="005907CB"/>
    <w:rsid w:val="005923F5"/>
    <w:rsid w:val="00593612"/>
    <w:rsid w:val="005946D4"/>
    <w:rsid w:val="00595F8F"/>
    <w:rsid w:val="00597D96"/>
    <w:rsid w:val="005A1036"/>
    <w:rsid w:val="005A369C"/>
    <w:rsid w:val="005A712B"/>
    <w:rsid w:val="005B307F"/>
    <w:rsid w:val="005B3C55"/>
    <w:rsid w:val="005B3EA9"/>
    <w:rsid w:val="005B7102"/>
    <w:rsid w:val="005C2C9F"/>
    <w:rsid w:val="005C38CB"/>
    <w:rsid w:val="005C398F"/>
    <w:rsid w:val="005C5BA6"/>
    <w:rsid w:val="005D3950"/>
    <w:rsid w:val="005D3B63"/>
    <w:rsid w:val="005F2EE3"/>
    <w:rsid w:val="00604B2F"/>
    <w:rsid w:val="00613F65"/>
    <w:rsid w:val="00621593"/>
    <w:rsid w:val="00625C04"/>
    <w:rsid w:val="006347D3"/>
    <w:rsid w:val="00635E86"/>
    <w:rsid w:val="006379F0"/>
    <w:rsid w:val="00654176"/>
    <w:rsid w:val="00672A02"/>
    <w:rsid w:val="006735C5"/>
    <w:rsid w:val="0068110A"/>
    <w:rsid w:val="006820F5"/>
    <w:rsid w:val="00690583"/>
    <w:rsid w:val="00691477"/>
    <w:rsid w:val="00695D88"/>
    <w:rsid w:val="006A1464"/>
    <w:rsid w:val="006A3B2B"/>
    <w:rsid w:val="006A597A"/>
    <w:rsid w:val="006B3541"/>
    <w:rsid w:val="006C2C4C"/>
    <w:rsid w:val="006C7507"/>
    <w:rsid w:val="006E2C6F"/>
    <w:rsid w:val="006E3BBF"/>
    <w:rsid w:val="006E4052"/>
    <w:rsid w:val="006E697E"/>
    <w:rsid w:val="006F078F"/>
    <w:rsid w:val="0071362F"/>
    <w:rsid w:val="00714C0B"/>
    <w:rsid w:val="00725679"/>
    <w:rsid w:val="00732017"/>
    <w:rsid w:val="00735395"/>
    <w:rsid w:val="00735F1B"/>
    <w:rsid w:val="0073683C"/>
    <w:rsid w:val="0074596A"/>
    <w:rsid w:val="0075089E"/>
    <w:rsid w:val="00751EDA"/>
    <w:rsid w:val="00755AEB"/>
    <w:rsid w:val="00761725"/>
    <w:rsid w:val="0076621C"/>
    <w:rsid w:val="00784B9B"/>
    <w:rsid w:val="00785096"/>
    <w:rsid w:val="00785126"/>
    <w:rsid w:val="00793C24"/>
    <w:rsid w:val="007A4BBC"/>
    <w:rsid w:val="007B28E6"/>
    <w:rsid w:val="007B6B74"/>
    <w:rsid w:val="007B70E7"/>
    <w:rsid w:val="007C05BB"/>
    <w:rsid w:val="007C4DA2"/>
    <w:rsid w:val="007C580C"/>
    <w:rsid w:val="007C64E2"/>
    <w:rsid w:val="007D29EB"/>
    <w:rsid w:val="007E63C0"/>
    <w:rsid w:val="007F2073"/>
    <w:rsid w:val="007F24E2"/>
    <w:rsid w:val="00801A74"/>
    <w:rsid w:val="008027D2"/>
    <w:rsid w:val="00805663"/>
    <w:rsid w:val="00805813"/>
    <w:rsid w:val="00812AF3"/>
    <w:rsid w:val="00813CD6"/>
    <w:rsid w:val="00815F85"/>
    <w:rsid w:val="00821B5F"/>
    <w:rsid w:val="00830A6C"/>
    <w:rsid w:val="00831FEB"/>
    <w:rsid w:val="00833591"/>
    <w:rsid w:val="00837EC5"/>
    <w:rsid w:val="00841C8F"/>
    <w:rsid w:val="008607C4"/>
    <w:rsid w:val="00875463"/>
    <w:rsid w:val="0088018B"/>
    <w:rsid w:val="0088029D"/>
    <w:rsid w:val="00885B94"/>
    <w:rsid w:val="00890BA0"/>
    <w:rsid w:val="00891199"/>
    <w:rsid w:val="0089173C"/>
    <w:rsid w:val="008944CE"/>
    <w:rsid w:val="00894FDC"/>
    <w:rsid w:val="008A40EA"/>
    <w:rsid w:val="008A43D7"/>
    <w:rsid w:val="008A4577"/>
    <w:rsid w:val="008B31AB"/>
    <w:rsid w:val="008B3AB7"/>
    <w:rsid w:val="008C63FF"/>
    <w:rsid w:val="008C7912"/>
    <w:rsid w:val="008D01FC"/>
    <w:rsid w:val="008D7F59"/>
    <w:rsid w:val="00904F83"/>
    <w:rsid w:val="00905EC7"/>
    <w:rsid w:val="00910211"/>
    <w:rsid w:val="00910654"/>
    <w:rsid w:val="00920208"/>
    <w:rsid w:val="00935A64"/>
    <w:rsid w:val="00950D88"/>
    <w:rsid w:val="00951448"/>
    <w:rsid w:val="0095224C"/>
    <w:rsid w:val="009548C2"/>
    <w:rsid w:val="00954C65"/>
    <w:rsid w:val="00954FBE"/>
    <w:rsid w:val="00955E9C"/>
    <w:rsid w:val="00960A21"/>
    <w:rsid w:val="00961EF1"/>
    <w:rsid w:val="00963DB6"/>
    <w:rsid w:val="009728ED"/>
    <w:rsid w:val="00972B85"/>
    <w:rsid w:val="009800AA"/>
    <w:rsid w:val="0098200E"/>
    <w:rsid w:val="009855FD"/>
    <w:rsid w:val="009856A4"/>
    <w:rsid w:val="009A1CEB"/>
    <w:rsid w:val="009A693A"/>
    <w:rsid w:val="009C0C0B"/>
    <w:rsid w:val="009C625F"/>
    <w:rsid w:val="009D0862"/>
    <w:rsid w:val="009D3118"/>
    <w:rsid w:val="009E4C6E"/>
    <w:rsid w:val="009F7BD6"/>
    <w:rsid w:val="00A1649E"/>
    <w:rsid w:val="00A17694"/>
    <w:rsid w:val="00A265C3"/>
    <w:rsid w:val="00A30306"/>
    <w:rsid w:val="00A31DC0"/>
    <w:rsid w:val="00A35377"/>
    <w:rsid w:val="00A3766F"/>
    <w:rsid w:val="00A60AFD"/>
    <w:rsid w:val="00A655DF"/>
    <w:rsid w:val="00A702C9"/>
    <w:rsid w:val="00A724D9"/>
    <w:rsid w:val="00A72F32"/>
    <w:rsid w:val="00A749CF"/>
    <w:rsid w:val="00A74B4D"/>
    <w:rsid w:val="00A84DEA"/>
    <w:rsid w:val="00A879D2"/>
    <w:rsid w:val="00A936B0"/>
    <w:rsid w:val="00A95B12"/>
    <w:rsid w:val="00A96040"/>
    <w:rsid w:val="00AA1ACE"/>
    <w:rsid w:val="00AA3006"/>
    <w:rsid w:val="00AA64BE"/>
    <w:rsid w:val="00AA7714"/>
    <w:rsid w:val="00AB63D8"/>
    <w:rsid w:val="00AB7025"/>
    <w:rsid w:val="00AC0419"/>
    <w:rsid w:val="00AD4674"/>
    <w:rsid w:val="00AD4C62"/>
    <w:rsid w:val="00AD505E"/>
    <w:rsid w:val="00AE2BE9"/>
    <w:rsid w:val="00AE7893"/>
    <w:rsid w:val="00AF6A00"/>
    <w:rsid w:val="00B06A22"/>
    <w:rsid w:val="00B10A87"/>
    <w:rsid w:val="00B22C56"/>
    <w:rsid w:val="00B27FEC"/>
    <w:rsid w:val="00B30F92"/>
    <w:rsid w:val="00B328DA"/>
    <w:rsid w:val="00B4438A"/>
    <w:rsid w:val="00B4562F"/>
    <w:rsid w:val="00B4682C"/>
    <w:rsid w:val="00B603E5"/>
    <w:rsid w:val="00B63CB8"/>
    <w:rsid w:val="00B66E6C"/>
    <w:rsid w:val="00B66F3D"/>
    <w:rsid w:val="00B7238A"/>
    <w:rsid w:val="00B7605D"/>
    <w:rsid w:val="00B8152E"/>
    <w:rsid w:val="00B817B4"/>
    <w:rsid w:val="00B8475F"/>
    <w:rsid w:val="00B935CD"/>
    <w:rsid w:val="00BB1D25"/>
    <w:rsid w:val="00BB61A8"/>
    <w:rsid w:val="00BC0238"/>
    <w:rsid w:val="00BD06CC"/>
    <w:rsid w:val="00BD2D41"/>
    <w:rsid w:val="00C01849"/>
    <w:rsid w:val="00C02278"/>
    <w:rsid w:val="00C032F6"/>
    <w:rsid w:val="00C045DF"/>
    <w:rsid w:val="00C10FC6"/>
    <w:rsid w:val="00C11255"/>
    <w:rsid w:val="00C13782"/>
    <w:rsid w:val="00C13C94"/>
    <w:rsid w:val="00C2189C"/>
    <w:rsid w:val="00C2767D"/>
    <w:rsid w:val="00C277C5"/>
    <w:rsid w:val="00C40152"/>
    <w:rsid w:val="00C4589B"/>
    <w:rsid w:val="00C50FAD"/>
    <w:rsid w:val="00C63DB1"/>
    <w:rsid w:val="00C81425"/>
    <w:rsid w:val="00C91D43"/>
    <w:rsid w:val="00C91EB8"/>
    <w:rsid w:val="00C9354C"/>
    <w:rsid w:val="00C94F53"/>
    <w:rsid w:val="00CA4D2E"/>
    <w:rsid w:val="00CB096E"/>
    <w:rsid w:val="00CB4FC8"/>
    <w:rsid w:val="00CD705C"/>
    <w:rsid w:val="00CD7AB5"/>
    <w:rsid w:val="00CE56CA"/>
    <w:rsid w:val="00D04783"/>
    <w:rsid w:val="00D15297"/>
    <w:rsid w:val="00D31105"/>
    <w:rsid w:val="00D504C8"/>
    <w:rsid w:val="00D5238F"/>
    <w:rsid w:val="00D62490"/>
    <w:rsid w:val="00D63B3E"/>
    <w:rsid w:val="00D676F3"/>
    <w:rsid w:val="00D70AE7"/>
    <w:rsid w:val="00D83082"/>
    <w:rsid w:val="00D93440"/>
    <w:rsid w:val="00D9368F"/>
    <w:rsid w:val="00D964C9"/>
    <w:rsid w:val="00DA12EB"/>
    <w:rsid w:val="00DA70E4"/>
    <w:rsid w:val="00DB12E8"/>
    <w:rsid w:val="00DB6A52"/>
    <w:rsid w:val="00DC1539"/>
    <w:rsid w:val="00DC21A6"/>
    <w:rsid w:val="00DC5C0C"/>
    <w:rsid w:val="00DD122E"/>
    <w:rsid w:val="00DE50E0"/>
    <w:rsid w:val="00DF47DE"/>
    <w:rsid w:val="00DF7CB5"/>
    <w:rsid w:val="00E0240F"/>
    <w:rsid w:val="00E03278"/>
    <w:rsid w:val="00E0760D"/>
    <w:rsid w:val="00E07642"/>
    <w:rsid w:val="00E30869"/>
    <w:rsid w:val="00E36FF0"/>
    <w:rsid w:val="00E40146"/>
    <w:rsid w:val="00E51128"/>
    <w:rsid w:val="00E548CD"/>
    <w:rsid w:val="00E60536"/>
    <w:rsid w:val="00E673B4"/>
    <w:rsid w:val="00E677B5"/>
    <w:rsid w:val="00E74775"/>
    <w:rsid w:val="00E77760"/>
    <w:rsid w:val="00E86D99"/>
    <w:rsid w:val="00E871F5"/>
    <w:rsid w:val="00E95FBF"/>
    <w:rsid w:val="00EB2D2F"/>
    <w:rsid w:val="00EC341F"/>
    <w:rsid w:val="00EC352E"/>
    <w:rsid w:val="00EC3F91"/>
    <w:rsid w:val="00ED1322"/>
    <w:rsid w:val="00ED1D16"/>
    <w:rsid w:val="00ED70CB"/>
    <w:rsid w:val="00ED74F2"/>
    <w:rsid w:val="00EE0F8C"/>
    <w:rsid w:val="00EF3B90"/>
    <w:rsid w:val="00EF4009"/>
    <w:rsid w:val="00EF441D"/>
    <w:rsid w:val="00EF6AA3"/>
    <w:rsid w:val="00F00ACC"/>
    <w:rsid w:val="00F11A9E"/>
    <w:rsid w:val="00F128F7"/>
    <w:rsid w:val="00F20FBD"/>
    <w:rsid w:val="00F27B19"/>
    <w:rsid w:val="00F32172"/>
    <w:rsid w:val="00F34520"/>
    <w:rsid w:val="00F358CF"/>
    <w:rsid w:val="00F35DD1"/>
    <w:rsid w:val="00F41433"/>
    <w:rsid w:val="00F43A86"/>
    <w:rsid w:val="00F44211"/>
    <w:rsid w:val="00F517E6"/>
    <w:rsid w:val="00F53DC2"/>
    <w:rsid w:val="00F56198"/>
    <w:rsid w:val="00F63BD4"/>
    <w:rsid w:val="00F6467C"/>
    <w:rsid w:val="00F65C36"/>
    <w:rsid w:val="00F7084A"/>
    <w:rsid w:val="00F837F0"/>
    <w:rsid w:val="00F83FA7"/>
    <w:rsid w:val="00F92361"/>
    <w:rsid w:val="00F97A69"/>
    <w:rsid w:val="00FA21F7"/>
    <w:rsid w:val="00FA593A"/>
    <w:rsid w:val="00FA666E"/>
    <w:rsid w:val="00FB5375"/>
    <w:rsid w:val="00FC67A7"/>
    <w:rsid w:val="00FD1780"/>
    <w:rsid w:val="00FD23FD"/>
    <w:rsid w:val="00FD4105"/>
    <w:rsid w:val="00FD67D4"/>
    <w:rsid w:val="00FF419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FF831B"/>
  <w15:docId w15:val="{75FBD1AE-C007-4241-864D-2EEAF2527B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6E697E"/>
    <w:pPr>
      <w:keepNext/>
      <w:keepLines/>
      <w:spacing w:before="240" w:after="0"/>
      <w:outlineLvl w:val="0"/>
      <w:pPrChange w:id="0" w:author="Lopez, Maël" w:date="2023-12-22T07:43:00Z">
        <w:pPr>
          <w:keepNext/>
          <w:keepLines/>
          <w:spacing w:before="240" w:line="259" w:lineRule="auto"/>
          <w:outlineLvl w:val="0"/>
        </w:pPr>
      </w:pPrChange>
    </w:pPr>
    <w:rPr>
      <w:rFonts w:asciiTheme="majorHAnsi" w:eastAsiaTheme="majorEastAsia" w:hAnsiTheme="majorHAnsi" w:cstheme="majorBidi"/>
      <w:b/>
      <w:color w:val="2F5496" w:themeColor="accent1" w:themeShade="BF"/>
      <w:sz w:val="40"/>
      <w:szCs w:val="32"/>
      <w:rPrChange w:id="0" w:author="Lopez, Maël" w:date="2023-12-22T07:43:00Z">
        <w:rPr>
          <w:rFonts w:asciiTheme="majorHAnsi" w:eastAsiaTheme="majorEastAsia" w:hAnsiTheme="majorHAnsi" w:cstheme="majorBidi"/>
          <w:color w:val="2F5496" w:themeColor="accent1" w:themeShade="BF"/>
          <w:kern w:val="2"/>
          <w:sz w:val="40"/>
          <w:szCs w:val="32"/>
          <w:lang w:val="fr-FR" w:eastAsia="en-US" w:bidi="ar-SA"/>
          <w14:ligatures w14:val="standardContextual"/>
        </w:rPr>
      </w:rPrChange>
    </w:rPr>
  </w:style>
  <w:style w:type="paragraph" w:styleId="Titre2">
    <w:name w:val="heading 2"/>
    <w:basedOn w:val="Normal"/>
    <w:next w:val="Normal"/>
    <w:link w:val="Titre2Car"/>
    <w:uiPriority w:val="9"/>
    <w:unhideWhenUsed/>
    <w:qFormat/>
    <w:rsid w:val="006E697E"/>
    <w:pPr>
      <w:keepNext/>
      <w:keepLines/>
      <w:spacing w:before="40" w:after="0"/>
      <w:outlineLvl w:val="1"/>
    </w:pPr>
    <w:rPr>
      <w:rFonts w:asciiTheme="majorHAnsi" w:eastAsiaTheme="majorEastAsia" w:hAnsiTheme="majorHAnsi" w:cstheme="majorBidi"/>
      <w:color w:val="2F5496" w:themeColor="accent1" w:themeShade="BF"/>
      <w:sz w:val="32"/>
      <w:szCs w:val="26"/>
    </w:rPr>
  </w:style>
  <w:style w:type="paragraph" w:styleId="Titre3">
    <w:name w:val="heading 3"/>
    <w:basedOn w:val="Normal"/>
    <w:next w:val="Normal"/>
    <w:link w:val="Titre3Car"/>
    <w:uiPriority w:val="9"/>
    <w:unhideWhenUsed/>
    <w:qFormat/>
    <w:rsid w:val="00B30F92"/>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itre4">
    <w:name w:val="heading 4"/>
    <w:basedOn w:val="Normal"/>
    <w:next w:val="Normal"/>
    <w:link w:val="Titre4Car"/>
    <w:uiPriority w:val="9"/>
    <w:unhideWhenUsed/>
    <w:qFormat/>
    <w:rsid w:val="008B3AB7"/>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Titre5">
    <w:name w:val="heading 5"/>
    <w:basedOn w:val="Normal"/>
    <w:next w:val="Normal"/>
    <w:link w:val="Titre5Car"/>
    <w:uiPriority w:val="9"/>
    <w:unhideWhenUsed/>
    <w:qFormat/>
    <w:rsid w:val="00E0760D"/>
    <w:pPr>
      <w:keepNext/>
      <w:keepLines/>
      <w:spacing w:before="40" w:after="0"/>
      <w:outlineLvl w:val="4"/>
    </w:pPr>
    <w:rPr>
      <w:rFonts w:asciiTheme="majorHAnsi" w:eastAsiaTheme="majorEastAsia" w:hAnsiTheme="majorHAnsi" w:cstheme="majorBidi"/>
      <w:color w:val="2F5496" w:themeColor="accent1" w:themeShade="BF"/>
    </w:rPr>
  </w:style>
  <w:style w:type="paragraph" w:styleId="Titre6">
    <w:name w:val="heading 6"/>
    <w:basedOn w:val="Normal"/>
    <w:next w:val="Normal"/>
    <w:link w:val="Titre6Car"/>
    <w:uiPriority w:val="9"/>
    <w:semiHidden/>
    <w:unhideWhenUsed/>
    <w:qFormat/>
    <w:rsid w:val="0024011A"/>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302A3E"/>
    <w:pPr>
      <w:ind w:left="720"/>
      <w:contextualSpacing/>
    </w:pPr>
  </w:style>
  <w:style w:type="character" w:customStyle="1" w:styleId="Titre1Car">
    <w:name w:val="Titre 1 Car"/>
    <w:basedOn w:val="Policepardfaut"/>
    <w:link w:val="Titre1"/>
    <w:uiPriority w:val="9"/>
    <w:rsid w:val="006E697E"/>
    <w:rPr>
      <w:rFonts w:asciiTheme="majorHAnsi" w:eastAsiaTheme="majorEastAsia" w:hAnsiTheme="majorHAnsi" w:cstheme="majorBidi"/>
      <w:b/>
      <w:color w:val="2F5496" w:themeColor="accent1" w:themeShade="BF"/>
      <w:sz w:val="40"/>
      <w:szCs w:val="32"/>
    </w:rPr>
  </w:style>
  <w:style w:type="paragraph" w:styleId="En-ttedetabledesmatires">
    <w:name w:val="TOC Heading"/>
    <w:basedOn w:val="Titre1"/>
    <w:next w:val="Normal"/>
    <w:uiPriority w:val="39"/>
    <w:unhideWhenUsed/>
    <w:qFormat/>
    <w:rsid w:val="00B30F92"/>
    <w:pPr>
      <w:outlineLvl w:val="9"/>
    </w:pPr>
    <w:rPr>
      <w:kern w:val="0"/>
      <w:lang w:eastAsia="fr-FR"/>
      <w14:ligatures w14:val="none"/>
    </w:rPr>
  </w:style>
  <w:style w:type="paragraph" w:styleId="TM2">
    <w:name w:val="toc 2"/>
    <w:basedOn w:val="Normal"/>
    <w:next w:val="Normal"/>
    <w:autoRedefine/>
    <w:uiPriority w:val="39"/>
    <w:unhideWhenUsed/>
    <w:rsid w:val="005F2EE3"/>
    <w:pPr>
      <w:tabs>
        <w:tab w:val="right" w:leader="dot" w:pos="9062"/>
      </w:tabs>
      <w:spacing w:after="100" w:line="216" w:lineRule="auto"/>
      <w:ind w:left="221"/>
    </w:pPr>
    <w:rPr>
      <w:rFonts w:eastAsiaTheme="minorEastAsia" w:cs="Times New Roman"/>
      <w:kern w:val="0"/>
      <w:lang w:eastAsia="fr-FR"/>
      <w14:ligatures w14:val="none"/>
    </w:rPr>
  </w:style>
  <w:style w:type="paragraph" w:styleId="TM1">
    <w:name w:val="toc 1"/>
    <w:basedOn w:val="Normal"/>
    <w:next w:val="Normal"/>
    <w:autoRedefine/>
    <w:uiPriority w:val="39"/>
    <w:unhideWhenUsed/>
    <w:rsid w:val="00B30F92"/>
    <w:pPr>
      <w:spacing w:after="100"/>
    </w:pPr>
    <w:rPr>
      <w:rFonts w:eastAsiaTheme="minorEastAsia" w:cs="Times New Roman"/>
      <w:kern w:val="0"/>
      <w:lang w:eastAsia="fr-FR"/>
      <w14:ligatures w14:val="none"/>
    </w:rPr>
  </w:style>
  <w:style w:type="paragraph" w:styleId="TM3">
    <w:name w:val="toc 3"/>
    <w:basedOn w:val="Normal"/>
    <w:next w:val="Normal"/>
    <w:autoRedefine/>
    <w:uiPriority w:val="39"/>
    <w:unhideWhenUsed/>
    <w:rsid w:val="00B30F92"/>
    <w:pPr>
      <w:spacing w:after="100"/>
      <w:ind w:left="440"/>
    </w:pPr>
    <w:rPr>
      <w:rFonts w:eastAsiaTheme="minorEastAsia" w:cs="Times New Roman"/>
      <w:kern w:val="0"/>
      <w:lang w:eastAsia="fr-FR"/>
      <w14:ligatures w14:val="none"/>
    </w:rPr>
  </w:style>
  <w:style w:type="character" w:customStyle="1" w:styleId="Titre2Car">
    <w:name w:val="Titre 2 Car"/>
    <w:basedOn w:val="Policepardfaut"/>
    <w:link w:val="Titre2"/>
    <w:uiPriority w:val="9"/>
    <w:rsid w:val="006E697E"/>
    <w:rPr>
      <w:rFonts w:asciiTheme="majorHAnsi" w:eastAsiaTheme="majorEastAsia" w:hAnsiTheme="majorHAnsi" w:cstheme="majorBidi"/>
      <w:color w:val="2F5496" w:themeColor="accent1" w:themeShade="BF"/>
      <w:sz w:val="32"/>
      <w:szCs w:val="26"/>
    </w:rPr>
  </w:style>
  <w:style w:type="character" w:customStyle="1" w:styleId="Titre3Car">
    <w:name w:val="Titre 3 Car"/>
    <w:basedOn w:val="Policepardfaut"/>
    <w:link w:val="Titre3"/>
    <w:uiPriority w:val="9"/>
    <w:rsid w:val="00B30F92"/>
    <w:rPr>
      <w:rFonts w:asciiTheme="majorHAnsi" w:eastAsiaTheme="majorEastAsia" w:hAnsiTheme="majorHAnsi" w:cstheme="majorBidi"/>
      <w:color w:val="1F3763" w:themeColor="accent1" w:themeShade="7F"/>
      <w:sz w:val="24"/>
      <w:szCs w:val="24"/>
    </w:rPr>
  </w:style>
  <w:style w:type="character" w:styleId="Lienhypertexte">
    <w:name w:val="Hyperlink"/>
    <w:basedOn w:val="Policepardfaut"/>
    <w:uiPriority w:val="99"/>
    <w:unhideWhenUsed/>
    <w:rsid w:val="00B30F92"/>
    <w:rPr>
      <w:color w:val="0563C1" w:themeColor="hyperlink"/>
      <w:u w:val="single"/>
    </w:rPr>
  </w:style>
  <w:style w:type="paragraph" w:styleId="Notedebasdepage">
    <w:name w:val="footnote text"/>
    <w:basedOn w:val="Normal"/>
    <w:link w:val="NotedebasdepageCar"/>
    <w:uiPriority w:val="99"/>
    <w:unhideWhenUsed/>
    <w:rsid w:val="003155F0"/>
    <w:pPr>
      <w:spacing w:after="0" w:line="240" w:lineRule="auto"/>
    </w:pPr>
    <w:rPr>
      <w:sz w:val="20"/>
      <w:szCs w:val="20"/>
    </w:rPr>
  </w:style>
  <w:style w:type="character" w:customStyle="1" w:styleId="NotedebasdepageCar">
    <w:name w:val="Note de bas de page Car"/>
    <w:basedOn w:val="Policepardfaut"/>
    <w:link w:val="Notedebasdepage"/>
    <w:uiPriority w:val="99"/>
    <w:rsid w:val="003155F0"/>
    <w:rPr>
      <w:sz w:val="20"/>
      <w:szCs w:val="20"/>
    </w:rPr>
  </w:style>
  <w:style w:type="character" w:styleId="Appelnotedebasdep">
    <w:name w:val="footnote reference"/>
    <w:basedOn w:val="Policepardfaut"/>
    <w:uiPriority w:val="99"/>
    <w:semiHidden/>
    <w:unhideWhenUsed/>
    <w:rsid w:val="003155F0"/>
    <w:rPr>
      <w:vertAlign w:val="superscript"/>
    </w:rPr>
  </w:style>
  <w:style w:type="character" w:styleId="Mentionnonrsolue">
    <w:name w:val="Unresolved Mention"/>
    <w:basedOn w:val="Policepardfaut"/>
    <w:uiPriority w:val="99"/>
    <w:semiHidden/>
    <w:unhideWhenUsed/>
    <w:rsid w:val="00D70AE7"/>
    <w:rPr>
      <w:color w:val="605E5C"/>
      <w:shd w:val="clear" w:color="auto" w:fill="E1DFDD"/>
    </w:rPr>
  </w:style>
  <w:style w:type="character" w:styleId="Textedelespacerserv">
    <w:name w:val="Placeholder Text"/>
    <w:basedOn w:val="Policepardfaut"/>
    <w:uiPriority w:val="99"/>
    <w:semiHidden/>
    <w:rsid w:val="00761725"/>
    <w:rPr>
      <w:color w:val="666666"/>
    </w:rPr>
  </w:style>
  <w:style w:type="paragraph" w:styleId="Bibliographie">
    <w:name w:val="Bibliography"/>
    <w:basedOn w:val="Normal"/>
    <w:next w:val="Normal"/>
    <w:uiPriority w:val="37"/>
    <w:unhideWhenUsed/>
    <w:rsid w:val="00341A31"/>
  </w:style>
  <w:style w:type="paragraph" w:styleId="En-tte">
    <w:name w:val="header"/>
    <w:basedOn w:val="Normal"/>
    <w:link w:val="En-tteCar"/>
    <w:uiPriority w:val="99"/>
    <w:unhideWhenUsed/>
    <w:rsid w:val="00B4562F"/>
    <w:pPr>
      <w:tabs>
        <w:tab w:val="center" w:pos="4536"/>
        <w:tab w:val="right" w:pos="9072"/>
      </w:tabs>
      <w:spacing w:after="0" w:line="240" w:lineRule="auto"/>
    </w:pPr>
  </w:style>
  <w:style w:type="character" w:customStyle="1" w:styleId="En-tteCar">
    <w:name w:val="En-tête Car"/>
    <w:basedOn w:val="Policepardfaut"/>
    <w:link w:val="En-tte"/>
    <w:uiPriority w:val="99"/>
    <w:rsid w:val="00B4562F"/>
  </w:style>
  <w:style w:type="paragraph" w:styleId="Pieddepage">
    <w:name w:val="footer"/>
    <w:basedOn w:val="Normal"/>
    <w:link w:val="PieddepageCar"/>
    <w:uiPriority w:val="99"/>
    <w:unhideWhenUsed/>
    <w:rsid w:val="00B4562F"/>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4562F"/>
  </w:style>
  <w:style w:type="character" w:customStyle="1" w:styleId="Titre4Car">
    <w:name w:val="Titre 4 Car"/>
    <w:basedOn w:val="Policepardfaut"/>
    <w:link w:val="Titre4"/>
    <w:uiPriority w:val="9"/>
    <w:rsid w:val="008B3AB7"/>
    <w:rPr>
      <w:rFonts w:asciiTheme="majorHAnsi" w:eastAsiaTheme="majorEastAsia" w:hAnsiTheme="majorHAnsi" w:cstheme="majorBidi"/>
      <w:i/>
      <w:iCs/>
      <w:color w:val="2F5496" w:themeColor="accent1" w:themeShade="BF"/>
    </w:rPr>
  </w:style>
  <w:style w:type="paragraph" w:styleId="Notedefin">
    <w:name w:val="endnote text"/>
    <w:basedOn w:val="Normal"/>
    <w:link w:val="NotedefinCar"/>
    <w:uiPriority w:val="99"/>
    <w:semiHidden/>
    <w:unhideWhenUsed/>
    <w:rsid w:val="0011584A"/>
    <w:pPr>
      <w:spacing w:after="0" w:line="240" w:lineRule="auto"/>
    </w:pPr>
    <w:rPr>
      <w:sz w:val="20"/>
      <w:szCs w:val="20"/>
    </w:rPr>
  </w:style>
  <w:style w:type="character" w:customStyle="1" w:styleId="NotedefinCar">
    <w:name w:val="Note de fin Car"/>
    <w:basedOn w:val="Policepardfaut"/>
    <w:link w:val="Notedefin"/>
    <w:uiPriority w:val="99"/>
    <w:semiHidden/>
    <w:rsid w:val="0011584A"/>
    <w:rPr>
      <w:sz w:val="20"/>
      <w:szCs w:val="20"/>
    </w:rPr>
  </w:style>
  <w:style w:type="character" w:styleId="Appeldenotedefin">
    <w:name w:val="endnote reference"/>
    <w:basedOn w:val="Policepardfaut"/>
    <w:uiPriority w:val="99"/>
    <w:semiHidden/>
    <w:unhideWhenUsed/>
    <w:rsid w:val="0011584A"/>
    <w:rPr>
      <w:vertAlign w:val="superscript"/>
    </w:rPr>
  </w:style>
  <w:style w:type="character" w:styleId="Lienhypertextesuivivisit">
    <w:name w:val="FollowedHyperlink"/>
    <w:basedOn w:val="Policepardfaut"/>
    <w:uiPriority w:val="99"/>
    <w:semiHidden/>
    <w:unhideWhenUsed/>
    <w:rsid w:val="00BC0238"/>
    <w:rPr>
      <w:color w:val="954F72" w:themeColor="followedHyperlink"/>
      <w:u w:val="single"/>
    </w:rPr>
  </w:style>
  <w:style w:type="paragraph" w:styleId="NormalWeb">
    <w:name w:val="Normal (Web)"/>
    <w:basedOn w:val="Normal"/>
    <w:uiPriority w:val="99"/>
    <w:semiHidden/>
    <w:unhideWhenUsed/>
    <w:rsid w:val="00307659"/>
    <w:pPr>
      <w:spacing w:before="100" w:beforeAutospacing="1" w:after="100" w:afterAutospacing="1" w:line="240" w:lineRule="auto"/>
    </w:pPr>
    <w:rPr>
      <w:rFonts w:ascii="Times New Roman" w:eastAsia="Times New Roman" w:hAnsi="Times New Roman" w:cs="Times New Roman"/>
      <w:kern w:val="0"/>
      <w:sz w:val="24"/>
      <w:szCs w:val="24"/>
      <w:lang w:eastAsia="fr-FR"/>
      <w14:ligatures w14:val="none"/>
    </w:rPr>
  </w:style>
  <w:style w:type="character" w:customStyle="1" w:styleId="Titre5Car">
    <w:name w:val="Titre 5 Car"/>
    <w:basedOn w:val="Policepardfaut"/>
    <w:link w:val="Titre5"/>
    <w:uiPriority w:val="9"/>
    <w:rsid w:val="00E0760D"/>
    <w:rPr>
      <w:rFonts w:asciiTheme="majorHAnsi" w:eastAsiaTheme="majorEastAsia" w:hAnsiTheme="majorHAnsi" w:cstheme="majorBidi"/>
      <w:color w:val="2F5496" w:themeColor="accent1" w:themeShade="BF"/>
    </w:rPr>
  </w:style>
  <w:style w:type="character" w:styleId="Accentuation">
    <w:name w:val="Emphasis"/>
    <w:basedOn w:val="Policepardfaut"/>
    <w:uiPriority w:val="20"/>
    <w:qFormat/>
    <w:rsid w:val="005F2EE3"/>
    <w:rPr>
      <w:i/>
      <w:iCs/>
    </w:rPr>
  </w:style>
  <w:style w:type="character" w:styleId="Accentuationlgre">
    <w:name w:val="Subtle Emphasis"/>
    <w:basedOn w:val="Policepardfaut"/>
    <w:uiPriority w:val="19"/>
    <w:qFormat/>
    <w:rsid w:val="005F2EE3"/>
    <w:rPr>
      <w:i/>
      <w:iCs/>
      <w:color w:val="404040" w:themeColor="text1" w:themeTint="BF"/>
    </w:rPr>
  </w:style>
  <w:style w:type="paragraph" w:styleId="Tabledesillustrations">
    <w:name w:val="table of figures"/>
    <w:basedOn w:val="Normal"/>
    <w:next w:val="Normal"/>
    <w:uiPriority w:val="99"/>
    <w:unhideWhenUsed/>
    <w:rsid w:val="005F2EE3"/>
    <w:pPr>
      <w:spacing w:after="0"/>
      <w:ind w:left="440" w:hanging="440"/>
    </w:pPr>
    <w:rPr>
      <w:rFonts w:cstheme="minorHAnsi"/>
      <w:b/>
      <w:bCs/>
      <w:sz w:val="20"/>
      <w:szCs w:val="20"/>
    </w:rPr>
  </w:style>
  <w:style w:type="paragraph" w:customStyle="1" w:styleId="figure">
    <w:name w:val="figure"/>
    <w:next w:val="Titre6"/>
    <w:link w:val="figureCar"/>
    <w:autoRedefine/>
    <w:qFormat/>
    <w:rsid w:val="002766EC"/>
    <w:pPr>
      <w:jc w:val="center"/>
    </w:pPr>
    <w:rPr>
      <w:rFonts w:ascii="Adobe Thai" w:hAnsi="Adobe Thai" w:cs="Adobe Thai"/>
      <w:i/>
      <w:sz w:val="20"/>
    </w:rPr>
  </w:style>
  <w:style w:type="paragraph" w:styleId="Sansinterligne">
    <w:name w:val="No Spacing"/>
    <w:link w:val="SansinterligneCar"/>
    <w:uiPriority w:val="1"/>
    <w:qFormat/>
    <w:rsid w:val="0024011A"/>
    <w:pPr>
      <w:spacing w:after="0" w:line="240" w:lineRule="auto"/>
    </w:pPr>
  </w:style>
  <w:style w:type="character" w:customStyle="1" w:styleId="SansinterligneCar">
    <w:name w:val="Sans interligne Car"/>
    <w:basedOn w:val="Policepardfaut"/>
    <w:link w:val="Sansinterligne"/>
    <w:uiPriority w:val="1"/>
    <w:rsid w:val="0024011A"/>
  </w:style>
  <w:style w:type="character" w:customStyle="1" w:styleId="figureCar">
    <w:name w:val="figure Car"/>
    <w:basedOn w:val="SansinterligneCar"/>
    <w:link w:val="figure"/>
    <w:rsid w:val="002766EC"/>
    <w:rPr>
      <w:rFonts w:ascii="Adobe Thai" w:hAnsi="Adobe Thai" w:cs="Adobe Thai"/>
      <w:i/>
      <w:sz w:val="20"/>
    </w:rPr>
  </w:style>
  <w:style w:type="character" w:customStyle="1" w:styleId="Titre6Car">
    <w:name w:val="Titre 6 Car"/>
    <w:basedOn w:val="Policepardfaut"/>
    <w:link w:val="Titre6"/>
    <w:uiPriority w:val="9"/>
    <w:semiHidden/>
    <w:rsid w:val="0024011A"/>
    <w:rPr>
      <w:rFonts w:asciiTheme="majorHAnsi" w:eastAsiaTheme="majorEastAsia" w:hAnsiTheme="majorHAnsi" w:cstheme="majorBidi"/>
      <w:color w:val="1F3763" w:themeColor="accent1" w:themeShade="7F"/>
    </w:rPr>
  </w:style>
  <w:style w:type="paragraph" w:styleId="Rvision">
    <w:name w:val="Revision"/>
    <w:hidden/>
    <w:uiPriority w:val="99"/>
    <w:semiHidden/>
    <w:rsid w:val="00597D96"/>
    <w:pPr>
      <w:spacing w:after="0" w:line="240" w:lineRule="auto"/>
    </w:pPr>
  </w:style>
  <w:style w:type="character" w:styleId="Marquedecommentaire">
    <w:name w:val="annotation reference"/>
    <w:basedOn w:val="Policepardfaut"/>
    <w:uiPriority w:val="99"/>
    <w:semiHidden/>
    <w:unhideWhenUsed/>
    <w:rsid w:val="00597D96"/>
    <w:rPr>
      <w:sz w:val="16"/>
      <w:szCs w:val="16"/>
    </w:rPr>
  </w:style>
  <w:style w:type="paragraph" w:styleId="Commentaire">
    <w:name w:val="annotation text"/>
    <w:basedOn w:val="Normal"/>
    <w:link w:val="CommentaireCar"/>
    <w:uiPriority w:val="99"/>
    <w:unhideWhenUsed/>
    <w:rsid w:val="00597D96"/>
    <w:pPr>
      <w:spacing w:line="240" w:lineRule="auto"/>
    </w:pPr>
    <w:rPr>
      <w:sz w:val="20"/>
      <w:szCs w:val="20"/>
    </w:rPr>
  </w:style>
  <w:style w:type="character" w:customStyle="1" w:styleId="CommentaireCar">
    <w:name w:val="Commentaire Car"/>
    <w:basedOn w:val="Policepardfaut"/>
    <w:link w:val="Commentaire"/>
    <w:uiPriority w:val="99"/>
    <w:rsid w:val="00597D96"/>
    <w:rPr>
      <w:sz w:val="20"/>
      <w:szCs w:val="20"/>
    </w:rPr>
  </w:style>
  <w:style w:type="paragraph" w:styleId="Objetducommentaire">
    <w:name w:val="annotation subject"/>
    <w:basedOn w:val="Commentaire"/>
    <w:next w:val="Commentaire"/>
    <w:link w:val="ObjetducommentaireCar"/>
    <w:uiPriority w:val="99"/>
    <w:semiHidden/>
    <w:unhideWhenUsed/>
    <w:rsid w:val="00597D96"/>
    <w:rPr>
      <w:b/>
      <w:bCs/>
    </w:rPr>
  </w:style>
  <w:style w:type="character" w:customStyle="1" w:styleId="ObjetducommentaireCar">
    <w:name w:val="Objet du commentaire Car"/>
    <w:basedOn w:val="CommentaireCar"/>
    <w:link w:val="Objetducommentaire"/>
    <w:uiPriority w:val="99"/>
    <w:semiHidden/>
    <w:rsid w:val="00597D9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217921">
      <w:bodyDiv w:val="1"/>
      <w:marLeft w:val="0"/>
      <w:marRight w:val="0"/>
      <w:marTop w:val="0"/>
      <w:marBottom w:val="0"/>
      <w:divBdr>
        <w:top w:val="none" w:sz="0" w:space="0" w:color="auto"/>
        <w:left w:val="none" w:sz="0" w:space="0" w:color="auto"/>
        <w:bottom w:val="none" w:sz="0" w:space="0" w:color="auto"/>
        <w:right w:val="none" w:sz="0" w:space="0" w:color="auto"/>
      </w:divBdr>
    </w:div>
    <w:div w:id="221986406">
      <w:bodyDiv w:val="1"/>
      <w:marLeft w:val="0"/>
      <w:marRight w:val="0"/>
      <w:marTop w:val="0"/>
      <w:marBottom w:val="0"/>
      <w:divBdr>
        <w:top w:val="none" w:sz="0" w:space="0" w:color="auto"/>
        <w:left w:val="none" w:sz="0" w:space="0" w:color="auto"/>
        <w:bottom w:val="none" w:sz="0" w:space="0" w:color="auto"/>
        <w:right w:val="none" w:sz="0" w:space="0" w:color="auto"/>
      </w:divBdr>
    </w:div>
    <w:div w:id="487747922">
      <w:bodyDiv w:val="1"/>
      <w:marLeft w:val="0"/>
      <w:marRight w:val="0"/>
      <w:marTop w:val="0"/>
      <w:marBottom w:val="0"/>
      <w:divBdr>
        <w:top w:val="none" w:sz="0" w:space="0" w:color="auto"/>
        <w:left w:val="none" w:sz="0" w:space="0" w:color="auto"/>
        <w:bottom w:val="none" w:sz="0" w:space="0" w:color="auto"/>
        <w:right w:val="none" w:sz="0" w:space="0" w:color="auto"/>
      </w:divBdr>
    </w:div>
    <w:div w:id="591665985">
      <w:bodyDiv w:val="1"/>
      <w:marLeft w:val="0"/>
      <w:marRight w:val="0"/>
      <w:marTop w:val="0"/>
      <w:marBottom w:val="0"/>
      <w:divBdr>
        <w:top w:val="none" w:sz="0" w:space="0" w:color="auto"/>
        <w:left w:val="none" w:sz="0" w:space="0" w:color="auto"/>
        <w:bottom w:val="none" w:sz="0" w:space="0" w:color="auto"/>
        <w:right w:val="none" w:sz="0" w:space="0" w:color="auto"/>
      </w:divBdr>
      <w:divsChild>
        <w:div w:id="1328440310">
          <w:marLeft w:val="0"/>
          <w:marRight w:val="0"/>
          <w:marTop w:val="0"/>
          <w:marBottom w:val="0"/>
          <w:divBdr>
            <w:top w:val="none" w:sz="0" w:space="0" w:color="auto"/>
            <w:left w:val="none" w:sz="0" w:space="0" w:color="auto"/>
            <w:bottom w:val="none" w:sz="0" w:space="0" w:color="auto"/>
            <w:right w:val="none" w:sz="0" w:space="0" w:color="auto"/>
          </w:divBdr>
        </w:div>
        <w:div w:id="1782190993">
          <w:marLeft w:val="0"/>
          <w:marRight w:val="0"/>
          <w:marTop w:val="0"/>
          <w:marBottom w:val="0"/>
          <w:divBdr>
            <w:top w:val="none" w:sz="0" w:space="0" w:color="auto"/>
            <w:left w:val="none" w:sz="0" w:space="0" w:color="auto"/>
            <w:bottom w:val="none" w:sz="0" w:space="0" w:color="auto"/>
            <w:right w:val="none" w:sz="0" w:space="0" w:color="auto"/>
          </w:divBdr>
        </w:div>
      </w:divsChild>
    </w:div>
    <w:div w:id="645664910">
      <w:bodyDiv w:val="1"/>
      <w:marLeft w:val="0"/>
      <w:marRight w:val="0"/>
      <w:marTop w:val="0"/>
      <w:marBottom w:val="0"/>
      <w:divBdr>
        <w:top w:val="none" w:sz="0" w:space="0" w:color="auto"/>
        <w:left w:val="none" w:sz="0" w:space="0" w:color="auto"/>
        <w:bottom w:val="none" w:sz="0" w:space="0" w:color="auto"/>
        <w:right w:val="none" w:sz="0" w:space="0" w:color="auto"/>
      </w:divBdr>
    </w:div>
    <w:div w:id="725642467">
      <w:bodyDiv w:val="1"/>
      <w:marLeft w:val="0"/>
      <w:marRight w:val="0"/>
      <w:marTop w:val="0"/>
      <w:marBottom w:val="0"/>
      <w:divBdr>
        <w:top w:val="none" w:sz="0" w:space="0" w:color="auto"/>
        <w:left w:val="none" w:sz="0" w:space="0" w:color="auto"/>
        <w:bottom w:val="none" w:sz="0" w:space="0" w:color="auto"/>
        <w:right w:val="none" w:sz="0" w:space="0" w:color="auto"/>
      </w:divBdr>
    </w:div>
    <w:div w:id="1656684971">
      <w:bodyDiv w:val="1"/>
      <w:marLeft w:val="0"/>
      <w:marRight w:val="0"/>
      <w:marTop w:val="0"/>
      <w:marBottom w:val="0"/>
      <w:divBdr>
        <w:top w:val="none" w:sz="0" w:space="0" w:color="auto"/>
        <w:left w:val="none" w:sz="0" w:space="0" w:color="auto"/>
        <w:bottom w:val="none" w:sz="0" w:space="0" w:color="auto"/>
        <w:right w:val="none" w:sz="0" w:space="0" w:color="auto"/>
      </w:divBdr>
    </w:div>
    <w:div w:id="1770272287">
      <w:bodyDiv w:val="1"/>
      <w:marLeft w:val="0"/>
      <w:marRight w:val="0"/>
      <w:marTop w:val="0"/>
      <w:marBottom w:val="0"/>
      <w:divBdr>
        <w:top w:val="none" w:sz="0" w:space="0" w:color="auto"/>
        <w:left w:val="none" w:sz="0" w:space="0" w:color="auto"/>
        <w:bottom w:val="none" w:sz="0" w:space="0" w:color="auto"/>
        <w:right w:val="none" w:sz="0" w:space="0" w:color="auto"/>
      </w:divBdr>
    </w:div>
    <w:div w:id="1793935917">
      <w:bodyDiv w:val="1"/>
      <w:marLeft w:val="0"/>
      <w:marRight w:val="0"/>
      <w:marTop w:val="0"/>
      <w:marBottom w:val="0"/>
      <w:divBdr>
        <w:top w:val="none" w:sz="0" w:space="0" w:color="auto"/>
        <w:left w:val="none" w:sz="0" w:space="0" w:color="auto"/>
        <w:bottom w:val="none" w:sz="0" w:space="0" w:color="auto"/>
        <w:right w:val="none" w:sz="0" w:space="0" w:color="auto"/>
      </w:divBdr>
    </w:div>
    <w:div w:id="195666938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comments.xml.rels><?xml version="1.0" encoding="UTF-8" standalone="yes"?>
<Relationships xmlns="http://schemas.openxmlformats.org/package/2006/relationships"><Relationship Id="rId2" Type="http://schemas.openxmlformats.org/officeDocument/2006/relationships/hyperlink" Target="https://scholar.google.com/citations?view_op=view_citation&amp;hl=fr&amp;user=-BFegFwAAAAJ&amp;citation_for_view=-BFegFwAAAAJ:2P1L_qKh6hAC" TargetMode="External"/><Relationship Id="rId1" Type="http://schemas.openxmlformats.org/officeDocument/2006/relationships/image" Target="media/image22.png"/></Relationships>
</file>

<file path=word/_rels/document.xml.rels><?xml version="1.0" encoding="UTF-8" standalone="yes"?>
<Relationships xmlns="http://schemas.openxmlformats.org/package/2006/relationships"><Relationship Id="rId13" Type="http://schemas.openxmlformats.org/officeDocument/2006/relationships/image" Target="media/image2.jpe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29.png"/><Relationship Id="rId21" Type="http://schemas.openxmlformats.org/officeDocument/2006/relationships/image" Target="media/image10.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4.jpe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6.png"/><Relationship Id="rId10" Type="http://schemas.microsoft.com/office/2016/09/relationships/commentsIds" Target="commentsIds.xml"/><Relationship Id="rId19" Type="http://schemas.openxmlformats.org/officeDocument/2006/relationships/image" Target="media/image8.png"/><Relationship Id="rId31" Type="http://schemas.openxmlformats.org/officeDocument/2006/relationships/image" Target="media/image20.png"/><Relationship Id="rId44" Type="http://schemas.openxmlformats.org/officeDocument/2006/relationships/image" Target="media/image34.png"/><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3.png"/><Relationship Id="rId22" Type="http://schemas.openxmlformats.org/officeDocument/2006/relationships/image" Target="media/image11.jpe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5.png"/><Relationship Id="rId43" Type="http://schemas.openxmlformats.org/officeDocument/2006/relationships/image" Target="media/image33.png"/><Relationship Id="rId8" Type="http://schemas.openxmlformats.org/officeDocument/2006/relationships/comments" Target="comments.xml"/><Relationship Id="rId3"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3.png"/><Relationship Id="rId38" Type="http://schemas.openxmlformats.org/officeDocument/2006/relationships/image" Target="media/image28.png"/><Relationship Id="rId46" Type="http://schemas.microsoft.com/office/2011/relationships/people" Target="people.xml"/><Relationship Id="rId20" Type="http://schemas.openxmlformats.org/officeDocument/2006/relationships/image" Target="media/image9.png"/><Relationship Id="rId41" Type="http://schemas.openxmlformats.org/officeDocument/2006/relationships/image" Target="media/image3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htt</b:Tag>
    <b:SourceType>Book</b:SourceType>
    <b:Guid>{2AE22270-D276-4A4F-A58B-C8EBB5002260}</b:Guid>
    <b:Title>https://spaceandscience.fr/fr/blog/helicopter-noise-study</b:Title>
    <b:RefOrder>1</b:RefOrder>
  </b:Source>
  <b:Source>
    <b:Tag>htt1</b:Tag>
    <b:SourceType>Book</b:SourceType>
    <b:Guid>{B9DA45B0-8A45-4A49-9BD6-1000DA3FF641}</b:Guid>
    <b:Title>https://spaceandscience.fr/fr/blog/helicopter-noise-study</b:Title>
    <b:RefOrder>2</b:RefOrder>
  </b:Source>
</b:Sources>
</file>

<file path=customXml/itemProps1.xml><?xml version="1.0" encoding="utf-8"?>
<ds:datastoreItem xmlns:ds="http://schemas.openxmlformats.org/officeDocument/2006/customXml" ds:itemID="{4D1CE7AB-00BE-417A-933F-0849C95842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165</TotalTime>
  <Pages>1</Pages>
  <Words>8685</Words>
  <Characters>47771</Characters>
  <Application>Microsoft Office Word</Application>
  <DocSecurity>0</DocSecurity>
  <Lines>398</Lines>
  <Paragraphs>112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56344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Lucas Barbier</dc:creator>
  <cp:keywords/>
  <dc:description/>
  <cp:lastModifiedBy>Barbier, Lucas</cp:lastModifiedBy>
  <cp:revision>10</cp:revision>
  <dcterms:created xsi:type="dcterms:W3CDTF">2024-01-05T19:49:00Z</dcterms:created>
  <dcterms:modified xsi:type="dcterms:W3CDTF">2025-06-27T13:06:00Z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zotero-version="6.0.30"&gt;&lt;session id="lZH04hDv"/&gt;&lt;style id="http://www.zotero.org/styles/chicago-fullnote-bibliography" locale="fr-FR" hasBibliography="1" bibliographyStyleHasBeenSet="0"/&gt;&lt;prefs&gt;&lt;pref name="fieldType" value="Field"/&gt;</vt:lpwstr>
  </property>
  <property fmtid="{D5CDD505-2E9C-101B-9397-08002B2CF9AE}" pid="3" name="ZOTERO_PREF_2">
    <vt:lpwstr>&lt;pref name="automaticJournalAbbreviations" value="true"/&gt;&lt;pref name="noteType" value="2"/&gt;&lt;/prefs&gt;&lt;/data&gt;</vt:lpwstr>
  </property>
  <property fmtid="{D5CDD505-2E9C-101B-9397-08002B2CF9AE}" pid="4" name="ZOTERO_BREF_HTuVvRXLrFRc_1">
    <vt:lpwstr>ZOTERO_ITEM CSL_CITATION {"citationID":"FXYjzMiJ","properties":{"formattedCitation":"[1]","plainCitation":"[1]","noteIndex":0},"citationItems":[{"id":467,"uris":["http://zotero.org/users/12361571/items/STJ85U8F"],"itemData":{"id":467,"type":"article-journ</vt:lpwstr>
  </property>
  <property fmtid="{D5CDD505-2E9C-101B-9397-08002B2CF9AE}" pid="5" name="ZOTERO_BREF_HTuVvRXLrFRc_2">
    <vt:lpwstr>al","language":"en","source":"Zotero","title":"Acoustic Design and Testing of the Eurocopter EC145T2 and EC175B – a harmonized Franco-German Approach","author":[{"family":"Gareton","given":"Vincent"},{"family":"Gervais","given":"Marc"},{"family":"Heger","</vt:lpwstr>
  </property>
  <property fmtid="{D5CDD505-2E9C-101B-9397-08002B2CF9AE}" pid="6" name="ZOTERO_BREF_HTuVvRXLrFRc_3">
    <vt:lpwstr>given":"Rainer"}]}}],"schema":"https://github.com/citation-style-language/schema/raw/master/csl-citation.json"}</vt:lpwstr>
  </property>
  <property fmtid="{D5CDD505-2E9C-101B-9397-08002B2CF9AE}" pid="7" name="ZOTERO_BREF_g6olWgacCMPk_1">
    <vt:lpwstr>ZOTERO_ITEM CSL_CITATION {"citationID":"r3A4OZ1n","properties":{"formattedCitation":"Gareton, Gervais, et Heger, \\uc0\\u171{}\\uc0\\u160{}Acoustic Design and Testing of the Eurocopter EC145T2 and EC175B \\uc0\\u8211{} a Harmonized Franco-German Approach\</vt:lpwstr>
  </property>
  <property fmtid="{D5CDD505-2E9C-101B-9397-08002B2CF9AE}" pid="8" name="ZOTERO_BREF_g6olWgacCMPk_2">
    <vt:lpwstr>\uc0\\u160{}\\uc0\\u187{}.","plainCitation":"Gareton, Gervais, et Heger, « Acoustic Design and Testing of the Eurocopter EC145T2 and EC175B – a Harmonized Franco-German Approach ».","noteIndex":1},"citationItems":[{"id":467,"uris":["http://zotero.org/user</vt:lpwstr>
  </property>
  <property fmtid="{D5CDD505-2E9C-101B-9397-08002B2CF9AE}" pid="9" name="ZOTERO_BREF_g6olWgacCMPk_3">
    <vt:lpwstr>s/12361571/items/STJ85U8F"],"itemData":{"id":467,"type":"article-journal","language":"en","source":"Zotero","title":"Acoustic Design and Testing of the Eurocopter EC145T2 and EC175B – a harmonized Franco-German Approach","author":[{"family":"Gareton","giv</vt:lpwstr>
  </property>
  <property fmtid="{D5CDD505-2E9C-101B-9397-08002B2CF9AE}" pid="10" name="ZOTERO_BREF_g6olWgacCMPk_4">
    <vt:lpwstr>en":"Vincent"},{"family":"Gervais","given":"Marc"},{"family":"Heger","given":"Rainer"}]}}],"schema":"https://github.com/citation-style-language/schema/raw/master/csl-citation.json"}</vt:lpwstr>
  </property>
  <property fmtid="{D5CDD505-2E9C-101B-9397-08002B2CF9AE}" pid="11" name="ZOTERO_BREF_IS5I3eFIk1CW_1">
    <vt:lpwstr>ZOTERO_ITEM CSL_CITATION {"citationID":"u0r306z5","properties":{"formattedCitation":"Gareton, Gervais, et Heger, \\uc0\\u171{}\\uc0\\u160{}Acoustic Design and Testing of the Eurocopter EC145T2 and EC175B \\uc0\\u8211{} a Harmonized Franco-German Approach\</vt:lpwstr>
  </property>
  <property fmtid="{D5CDD505-2E9C-101B-9397-08002B2CF9AE}" pid="12" name="ZOTERO_BREF_IS5I3eFIk1CW_2">
    <vt:lpwstr>\uc0\\u160{}\\uc0\\u187{}.","plainCitation":"Gareton, Gervais, et Heger, « Acoustic Design and Testing of the Eurocopter EC145T2 and EC175B – a Harmonized Franco-German Approach ».","noteIndex":3},"citationItems":[{"id":467,"uris":["http://zotero.org/user</vt:lpwstr>
  </property>
  <property fmtid="{D5CDD505-2E9C-101B-9397-08002B2CF9AE}" pid="13" name="ZOTERO_BREF_IS5I3eFIk1CW_3">
    <vt:lpwstr>s/12361571/items/STJ85U8F"],"itemData":{"id":467,"type":"article-journal","language":"en","source":"Zotero","title":"Acoustic Design and Testing of the Eurocopter EC145T2 and EC175B – a harmonized Franco-German Approach","author":[{"family":"Gareton","giv</vt:lpwstr>
  </property>
  <property fmtid="{D5CDD505-2E9C-101B-9397-08002B2CF9AE}" pid="14" name="ZOTERO_BREF_IS5I3eFIk1CW_4">
    <vt:lpwstr>en":"Vincent"},{"family":"Gervais","given":"Marc"},{"family":"Heger","given":"Rainer"}]}}],"schema":"https://github.com/citation-style-language/schema/raw/master/csl-citation.json"}</vt:lpwstr>
  </property>
  <property fmtid="{D5CDD505-2E9C-101B-9397-08002B2CF9AE}" pid="15" name="ZOTERO_BREF_A1qPVIeZJwwQ_1">
    <vt:lpwstr>ZOTERO_ITEM CSL_CITATION {"citationID":"FXYjzMiJ","properties":{"formattedCitation":"[1]","plainCitation":"[1]","noteIndex":0},"citationItems":[{"id":467,"uris":["http://zotero.org/users/12361571/items/STJ85U8F"],"itemData":{"id":467,"type":"article-journ</vt:lpwstr>
  </property>
  <property fmtid="{D5CDD505-2E9C-101B-9397-08002B2CF9AE}" pid="16" name="ZOTERO_BREF_A1qPVIeZJwwQ_2">
    <vt:lpwstr>al","language":"en","source":"Zotero","title":"Acoustic Design and Testing of the Eurocopter EC145T2 and EC175B – a harmonized Franco-German Approach","author":[{"family":"Gareton","given":"Vincent"},{"family":"Gervais","given":"Marc"},{"family":"Heger","</vt:lpwstr>
  </property>
  <property fmtid="{D5CDD505-2E9C-101B-9397-08002B2CF9AE}" pid="17" name="ZOTERO_BREF_A1qPVIeZJwwQ_3">
    <vt:lpwstr>given":"Rainer"}]}}],"schema":"https://github.com/citation-style-language/schema/raw/master/csl-citation.json"}</vt:lpwstr>
  </property>
  <property fmtid="{D5CDD505-2E9C-101B-9397-08002B2CF9AE}" pid="18" name="ZOTERO_BREF_ImIRgP3UQHnx_1">
    <vt:lpwstr>ZOTERO_ITEM CSL_CITATION {"citationID":"u0r306z5","properties":{"formattedCitation":"Gareton, Gervais, et Heger, \\uc0\\u171{}\\uc0\\u160{}Acoustic Design and Testing of the Eurocopter EC145T2 and EC175B \\uc0\\u8211{} a Harmonized Franco-German Approach\</vt:lpwstr>
  </property>
  <property fmtid="{D5CDD505-2E9C-101B-9397-08002B2CF9AE}" pid="19" name="ZOTERO_BREF_ImIRgP3UQHnx_2">
    <vt:lpwstr>\uc0\\u160{}\\uc0\\u187{}.","plainCitation":"Gareton, Gervais, et Heger, « Acoustic Design and Testing of the Eurocopter EC145T2 and EC175B – a Harmonized Franco-German Approach ».","noteIndex":3},"citationItems":[{"id":467,"uris":["http://zotero.org/user</vt:lpwstr>
  </property>
  <property fmtid="{D5CDD505-2E9C-101B-9397-08002B2CF9AE}" pid="20" name="ZOTERO_BREF_ImIRgP3UQHnx_3">
    <vt:lpwstr>s/12361571/items/STJ85U8F"],"itemData":{"id":467,"type":"article-journal","language":"en","source":"Zotero","title":"Acoustic Design and Testing of the Eurocopter EC145T2 and EC175B – a harmonized Franco-German Approach","author":[{"family":"Gareton","giv</vt:lpwstr>
  </property>
  <property fmtid="{D5CDD505-2E9C-101B-9397-08002B2CF9AE}" pid="21" name="ZOTERO_BREF_ImIRgP3UQHnx_4">
    <vt:lpwstr>en":"Vincent"},{"family":"Gervais","given":"Marc"},{"family":"Heger","given":"Rainer"}]}}],"schema":"https://github.com/citation-style-language/schema/raw/master/csl-citation.json"}</vt:lpwstr>
  </property>
  <property fmtid="{D5CDD505-2E9C-101B-9397-08002B2CF9AE}" pid="22" name="ZOTERO_BREF_EqbuomKz5dEv_1">
    <vt:lpwstr>ZOTERO_ITEM CSL_CITATION {"citationID":"lbDkXExF","properties":{"formattedCitation":"[1]","plainCitation":"[1]","noteIndex":0},"citationItems":[{"id":467,"uris":["http://zotero.org/users/12361571/items/STJ85U8F"],"itemData":{"id":467,"type":"article-journ</vt:lpwstr>
  </property>
  <property fmtid="{D5CDD505-2E9C-101B-9397-08002B2CF9AE}" pid="23" name="ZOTERO_BREF_EqbuomKz5dEv_2">
    <vt:lpwstr>al","language":"en","source":"Zotero","title":"Acoustic Design and Testing of the Eurocopter EC145T2 and EC175B – a harmonized Franco-German Approach","author":[{"family":"Gareton","given":"Vincent"},{"family":"Gervais","given":"Marc"},{"family":"Heger","</vt:lpwstr>
  </property>
  <property fmtid="{D5CDD505-2E9C-101B-9397-08002B2CF9AE}" pid="24" name="ZOTERO_BREF_EqbuomKz5dEv_3">
    <vt:lpwstr>given":"Rainer"}]}}],"schema":"https://github.com/citation-style-language/schema/raw/master/csl-citation.json"}</vt:lpwstr>
  </property>
  <property fmtid="{D5CDD505-2E9C-101B-9397-08002B2CF9AE}" pid="25" name="ZOTERO_BREF_hcKn1TJP0JsN_1">
    <vt:lpwstr>ZOTERO_ITEM CSL_CITATION {"citationID":"jOjxmYsU","properties":{"formattedCitation":"[2]","plainCitation":"[2]","noteIndex":3},"citationItems":[{"id":680,"uris":["http://zotero.org/users/12361571/items/BGXT2VQF"],"itemData":{"id":680,"type":"article-journ</vt:lpwstr>
  </property>
  <property fmtid="{D5CDD505-2E9C-101B-9397-08002B2CF9AE}" pid="26" name="ZOTERO_BREF_hcKn1TJP0JsN_2">
    <vt:lpwstr>al","abstract":"This article presents unsteady wall pressure measurements from a low-speed, low-solidity rotor operating in a circular duct. A circular microphone array was placed within the duct downstream of the rotor to record the unsteady surface pres</vt:lpwstr>
  </property>
  <property fmtid="{D5CDD505-2E9C-101B-9397-08002B2CF9AE}" pid="27" name="ZOTERO_BREF_hcKn1TJP0JsN_3">
    <vt:lpwstr>sure. These data were decomposed into spatial modes and then further decomposed into hydrodynamic and acoustic pressure ﬂuctuations. The acoustic pressure was then further separated into the acoustic source function and an acoustic transfer function. The </vt:lpwstr>
  </property>
  <property fmtid="{D5CDD505-2E9C-101B-9397-08002B2CF9AE}" pid="28" name="ZOTERO_BREF_hcKn1TJP0JsN_4">
    <vt:lpwstr>acoustic source function from the rotor compared well with a previous formulation for turbulence interaction noise. The transfer function showed a complicated relationship with frequency, with signiﬁcant local maxima and minima. These features of the duct</vt:lpwstr>
  </property>
  <property fmtid="{D5CDD505-2E9C-101B-9397-08002B2CF9AE}" pid="29" name="ZOTERO_BREF_hcKn1TJP0JsN_5">
    <vt:lpwstr> acoustics were studied using a simpliﬁed Green’s function type approach, using the method of images to represent the duct end effects. The simple analytical method was able to capture many of the detailed features of the measurements with qualitative agr</vt:lpwstr>
  </property>
  <property fmtid="{D5CDD505-2E9C-101B-9397-08002B2CF9AE}" pid="30" name="ZOTERO_BREF_hcKn1TJP0JsN_6">
    <vt:lpwstr>eement.","container-title":"Journal of Sound and Vibration","DOI":"10.1016/j.jsv.2018.12.026","ISSN":"0022460X","journalAbbreviation":"Journal of Sound and Vibration","language":"en","page":"84-98","source":"DOI.org (Crossref)","title":"Experiments and an</vt:lpwstr>
  </property>
  <property fmtid="{D5CDD505-2E9C-101B-9397-08002B2CF9AE}" pid="31" name="ZOTERO_BREF_hcKn1TJP0JsN_7">
    <vt:lpwstr>alysis of the internal wall pressure of a ducted rotor","volume":"451","author":[{"family":"Tomko","given":"Jason R."},{"family":"Stephens","given":"David B."},{"family":"Economon","given":"Tom"},{"family":"Morris","given":"Scott C."}],"issued":{"date-par</vt:lpwstr>
  </property>
  <property fmtid="{D5CDD505-2E9C-101B-9397-08002B2CF9AE}" pid="32" name="ZOTERO_BREF_hcKn1TJP0JsN_8">
    <vt:lpwstr>ts":[["2019",7]]}}}],"schema":"https://github.com/citation-style-language/schema/raw/master/csl-citation.json"}</vt:lpwstr>
  </property>
  <property fmtid="{D5CDD505-2E9C-101B-9397-08002B2CF9AE}" pid="33" name="ZOTERO_BREF_R0jxGVw7Zvt1_1">
    <vt:lpwstr>ZOTERO_ITEM CSL_CITATION {"citationID":"BRMEd6eY","properties":{"formattedCitation":"[1]","plainCitation":"[1]","noteIndex":0},"citationItems":[{"id":467,"uris":["http://zotero.org/users/12361571/items/STJ85U8F"],"itemData":{"id":467,"type":"article-journ</vt:lpwstr>
  </property>
  <property fmtid="{D5CDD505-2E9C-101B-9397-08002B2CF9AE}" pid="34" name="ZOTERO_BREF_R0jxGVw7Zvt1_2">
    <vt:lpwstr>al","language":"en","source":"Zotero","title":"Acoustic Design and Testing of the Eurocopter EC145T2 and EC175B – a harmonized Franco-German Approach","author":[{"family":"Gareton","given":"Vincent"},{"family":"Gervais","given":"Marc"},{"family":"Heger","</vt:lpwstr>
  </property>
  <property fmtid="{D5CDD505-2E9C-101B-9397-08002B2CF9AE}" pid="35" name="ZOTERO_BREF_R0jxGVw7Zvt1_3">
    <vt:lpwstr>given":"Rainer"}]}}],"schema":"https://github.com/citation-style-language/schema/raw/master/csl-citation.json"}</vt:lpwstr>
  </property>
  <property fmtid="{D5CDD505-2E9C-101B-9397-08002B2CF9AE}" pid="36" name="ZOTERO_BREF_hhAi9qPnwWI0_1">
    <vt:lpwstr>ZOTERO_ITEM CSL_CITATION {"citationID":"iozDSUby","properties":{"formattedCitation":"[2]","plainCitation":"[2]","noteIndex":3},"citationItems":[{"id":680,"uris":["http://zotero.org/users/12361571/items/BGXT2VQF"],"itemData":{"id":680,"type":"article-journ</vt:lpwstr>
  </property>
  <property fmtid="{D5CDD505-2E9C-101B-9397-08002B2CF9AE}" pid="37" name="ZOTERO_BREF_hhAi9qPnwWI0_2">
    <vt:lpwstr>al","abstract":"This article presents unsteady wall pressure measurements from a low-speed, low-solidity rotor operating in a circular duct. A circular microphone array was placed within the duct downstream of the rotor to record the unsteady surface pres</vt:lpwstr>
  </property>
  <property fmtid="{D5CDD505-2E9C-101B-9397-08002B2CF9AE}" pid="38" name="ZOTERO_BREF_hhAi9qPnwWI0_3">
    <vt:lpwstr>sure. These data were decomposed into spatial modes and then further decomposed into hydrodynamic and acoustic pressure ﬂuctuations. The acoustic pressure was then further separated into the acoustic source function and an acoustic transfer function. The </vt:lpwstr>
  </property>
  <property fmtid="{D5CDD505-2E9C-101B-9397-08002B2CF9AE}" pid="39" name="ZOTERO_BREF_hhAi9qPnwWI0_4">
    <vt:lpwstr>acoustic source function from the rotor compared well with a previous formulation for turbulence interaction noise. The transfer function showed a complicated relationship with frequency, with signiﬁcant local maxima and minima. These features of the duct</vt:lpwstr>
  </property>
  <property fmtid="{D5CDD505-2E9C-101B-9397-08002B2CF9AE}" pid="40" name="ZOTERO_BREF_hhAi9qPnwWI0_5">
    <vt:lpwstr> acoustics were studied using a simpliﬁed Green’s function type approach, using the method of images to represent the duct end effects. The simple analytical method was able to capture many of the detailed features of the measurements with qualitative agr</vt:lpwstr>
  </property>
  <property fmtid="{D5CDD505-2E9C-101B-9397-08002B2CF9AE}" pid="41" name="ZOTERO_BREF_hhAi9qPnwWI0_6">
    <vt:lpwstr>eement.","container-title":"Journal of Sound and Vibration","DOI":"10.1016/j.jsv.2018.12.026","ISSN":"0022460X","journalAbbreviation":"Journal of Sound and Vibration","language":"en","page":"84-98","source":"DOI.org (Crossref)","title":"Experiments and an</vt:lpwstr>
  </property>
  <property fmtid="{D5CDD505-2E9C-101B-9397-08002B2CF9AE}" pid="42" name="ZOTERO_BREF_hhAi9qPnwWI0_7">
    <vt:lpwstr>alysis of the internal wall pressure of a ducted rotor","volume":"451","author":[{"family":"Tomko","given":"Jason R."},{"family":"Stephens","given":"David B."},{"family":"Economon","given":"Tom"},{"family":"Morris","given":"Scott C."}],"issued":{"date-par</vt:lpwstr>
  </property>
  <property fmtid="{D5CDD505-2E9C-101B-9397-08002B2CF9AE}" pid="43" name="ZOTERO_BREF_hhAi9qPnwWI0_8">
    <vt:lpwstr>ts":[["2019",7]]}}}],"schema":"https://github.com/citation-style-language/schema/raw/master/csl-citation.json"}</vt:lpwstr>
  </property>
  <property fmtid="{D5CDD505-2E9C-101B-9397-08002B2CF9AE}" pid="44" name="ZOTERO_BREF_klyj47z9bZg1_1">
    <vt:lpwstr>ZOTERO_ITEM CSL_CITATION {"citationID":"r3A4OZ1n","properties":{"formattedCitation":"(Gareton et al., n.d.)","plainCitation":"(Gareton et al., n.d.)","noteIndex":1},"citationItems":[{"id":467,"uris":["http://zotero.org/users/12361571/items/STJ85U8F"],"ite</vt:lpwstr>
  </property>
  <property fmtid="{D5CDD505-2E9C-101B-9397-08002B2CF9AE}" pid="45" name="ZOTERO_BREF_klyj47z9bZg1_2">
    <vt:lpwstr>mData":{"id":467,"type":"article-journal","language":"en","source":"Zotero","title":"Acoustic Design and Testing of the Eurocopter EC145T2 and EC175B – a harmonized Franco-German Approach","author":[{"family":"Gareton","given":"Vincent"},{"family":"Gervai</vt:lpwstr>
  </property>
  <property fmtid="{D5CDD505-2E9C-101B-9397-08002B2CF9AE}" pid="46" name="ZOTERO_BREF_klyj47z9bZg1_3">
    <vt:lpwstr>s","given":"Marc"},{"family":"Heger","given":"Rainer"}]}}],"schema":"https://github.com/citation-style-language/schema/raw/master/csl-citation.json"}</vt:lpwstr>
  </property>
</Properties>
</file>